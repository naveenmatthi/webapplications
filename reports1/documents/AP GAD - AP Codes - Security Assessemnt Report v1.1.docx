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5E37" w:rsidRPr="004830A4" w:rsidRDefault="00185E37" w:rsidP="00185E37">
      <w:pPr>
        <w:rPr>
          <w:rFonts w:ascii="Bookman Old Style" w:hAnsi="Bookman Old Style"/>
        </w:rPr>
      </w:pPr>
      <w:bookmarkStart w:id="0" w:name="_Toc358191020"/>
      <w:bookmarkStart w:id="1" w:name="_Toc459988971"/>
      <w:bookmarkStart w:id="2" w:name="_Toc418687940"/>
      <w:bookmarkStart w:id="3" w:name="_Toc418687942"/>
      <w:bookmarkStart w:id="4" w:name="_Toc358191023"/>
      <w:bookmarkStart w:id="5" w:name="_Toc326144710"/>
      <w:bookmarkStart w:id="6" w:name="_Toc326144616"/>
      <w:bookmarkStart w:id="7" w:name="_Toc326144581"/>
      <w:bookmarkStart w:id="8" w:name="_Toc326144522"/>
      <w:bookmarkStart w:id="9" w:name="_Toc326144500"/>
      <w:bookmarkStart w:id="10" w:name="_Toc326144429"/>
      <w:bookmarkStart w:id="11" w:name="_Toc326144383"/>
      <w:bookmarkStart w:id="12" w:name="_Toc294534327"/>
    </w:p>
    <w:p w:rsidR="00185E37" w:rsidRPr="004830A4" w:rsidRDefault="00185E37" w:rsidP="00185E37">
      <w:pPr>
        <w:rPr>
          <w:rFonts w:ascii="Bookman Old Style" w:hAnsi="Bookman Old Style"/>
        </w:rPr>
      </w:pPr>
    </w:p>
    <w:p w:rsidR="00185E37" w:rsidRPr="004830A4" w:rsidRDefault="00185E37" w:rsidP="00185E37">
      <w:pPr>
        <w:jc w:val="center"/>
        <w:rPr>
          <w:rFonts w:ascii="Bookman Old Style" w:hAnsi="Bookman Old Style"/>
          <w:sz w:val="40"/>
          <w:szCs w:val="22"/>
        </w:rPr>
      </w:pPr>
    </w:p>
    <w:p w:rsidR="00185E37" w:rsidRPr="004830A4" w:rsidRDefault="00185E37" w:rsidP="00185E37">
      <w:pPr>
        <w:jc w:val="center"/>
        <w:rPr>
          <w:rFonts w:ascii="Bookman Old Style" w:hAnsi="Bookman Old Style"/>
          <w:sz w:val="40"/>
          <w:szCs w:val="22"/>
        </w:rPr>
      </w:pPr>
    </w:p>
    <w:p w:rsidR="00185E37" w:rsidRPr="004830A4" w:rsidRDefault="00185E37" w:rsidP="00185E37">
      <w:pPr>
        <w:jc w:val="center"/>
        <w:rPr>
          <w:rFonts w:ascii="Bookman Old Style" w:hAnsi="Bookman Old Style"/>
          <w:sz w:val="40"/>
          <w:szCs w:val="22"/>
        </w:rPr>
      </w:pPr>
    </w:p>
    <w:p w:rsidR="00185E37" w:rsidRPr="004830A4" w:rsidRDefault="00185E37" w:rsidP="00185E37">
      <w:pPr>
        <w:jc w:val="center"/>
        <w:rPr>
          <w:rFonts w:ascii="Bookman Old Style" w:hAnsi="Bookman Old Style"/>
          <w:sz w:val="40"/>
          <w:szCs w:val="22"/>
        </w:rPr>
      </w:pPr>
    </w:p>
    <w:p w:rsidR="00185E37" w:rsidRPr="004830A4" w:rsidRDefault="00185E37" w:rsidP="00185E37">
      <w:pPr>
        <w:jc w:val="center"/>
        <w:rPr>
          <w:rFonts w:ascii="Bookman Old Style" w:hAnsi="Bookman Old Style"/>
          <w:sz w:val="40"/>
          <w:szCs w:val="22"/>
        </w:rPr>
      </w:pPr>
      <w:r w:rsidRPr="004830A4">
        <w:rPr>
          <w:rFonts w:ascii="Bookman Old Style" w:hAnsi="Bookman Old Style"/>
          <w:sz w:val="40"/>
          <w:szCs w:val="22"/>
        </w:rPr>
        <w:t>Cyber Security Assessment Report</w:t>
      </w:r>
    </w:p>
    <w:p w:rsidR="00185E37" w:rsidRPr="004830A4" w:rsidRDefault="00185E37" w:rsidP="00185E37">
      <w:pPr>
        <w:pStyle w:val="ABCNormal"/>
        <w:jc w:val="center"/>
        <w:rPr>
          <w:rFonts w:ascii="Bookman Old Style" w:hAnsi="Bookman Old Style"/>
          <w:sz w:val="28"/>
          <w:szCs w:val="22"/>
        </w:rPr>
      </w:pPr>
      <w:proofErr w:type="gramStart"/>
      <w:r w:rsidRPr="004830A4">
        <w:rPr>
          <w:rFonts w:ascii="Bookman Old Style" w:hAnsi="Bookman Old Style"/>
          <w:sz w:val="28"/>
          <w:szCs w:val="22"/>
        </w:rPr>
        <w:t>of</w:t>
      </w:r>
      <w:proofErr w:type="gramEnd"/>
      <w:r w:rsidRPr="004830A4">
        <w:rPr>
          <w:rFonts w:ascii="Bookman Old Style" w:hAnsi="Bookman Old Style"/>
          <w:sz w:val="28"/>
          <w:szCs w:val="22"/>
        </w:rPr>
        <w:t xml:space="preserve"> </w:t>
      </w:r>
    </w:p>
    <w:p w:rsidR="00185E37" w:rsidRPr="00EE4B17" w:rsidRDefault="00185E37" w:rsidP="00185E37">
      <w:pPr>
        <w:pStyle w:val="ABCNormal"/>
        <w:jc w:val="center"/>
        <w:rPr>
          <w:rFonts w:ascii="Bookman Old Style" w:hAnsi="Bookman Old Style"/>
          <w:sz w:val="40"/>
          <w:szCs w:val="22"/>
        </w:rPr>
      </w:pPr>
      <w:r w:rsidRPr="00EE4B17">
        <w:rPr>
          <w:rFonts w:ascii="Bookman Old Style" w:hAnsi="Bookman Old Style"/>
          <w:sz w:val="40"/>
          <w:szCs w:val="22"/>
        </w:rPr>
        <w:t xml:space="preserve">AP </w:t>
      </w:r>
      <w:r w:rsidR="00987F7A" w:rsidRPr="00EE4B17">
        <w:rPr>
          <w:rFonts w:ascii="Bookman Old Style" w:hAnsi="Bookman Old Style"/>
          <w:sz w:val="40"/>
          <w:szCs w:val="22"/>
        </w:rPr>
        <w:t>Codes</w:t>
      </w:r>
      <w:r w:rsidRPr="00EE4B17">
        <w:rPr>
          <w:rFonts w:ascii="Bookman Old Style" w:hAnsi="Bookman Old Style"/>
          <w:sz w:val="40"/>
          <w:szCs w:val="22"/>
        </w:rPr>
        <w:t>,</w:t>
      </w:r>
    </w:p>
    <w:p w:rsidR="00185E37" w:rsidRPr="004830A4" w:rsidRDefault="00987F7A" w:rsidP="00185E37">
      <w:pPr>
        <w:pStyle w:val="ABCNormal"/>
        <w:jc w:val="center"/>
        <w:rPr>
          <w:rFonts w:ascii="Bookman Old Style" w:hAnsi="Bookman Old Style"/>
          <w:color w:val="000000" w:themeColor="text1"/>
          <w:sz w:val="40"/>
          <w:szCs w:val="22"/>
        </w:rPr>
      </w:pPr>
      <w:r w:rsidRPr="00EE4B17">
        <w:rPr>
          <w:rFonts w:ascii="Bookman Old Style" w:hAnsi="Bookman Old Style"/>
          <w:color w:val="000000" w:themeColor="text1"/>
          <w:sz w:val="40"/>
          <w:szCs w:val="22"/>
        </w:rPr>
        <w:t>General Administration Department (GAD)</w:t>
      </w:r>
      <w:r w:rsidR="00185E37" w:rsidRPr="00EE4B17">
        <w:rPr>
          <w:rFonts w:ascii="Bookman Old Style" w:hAnsi="Bookman Old Style"/>
          <w:color w:val="000000" w:themeColor="text1"/>
          <w:sz w:val="40"/>
          <w:szCs w:val="22"/>
        </w:rPr>
        <w:t>,</w:t>
      </w:r>
      <w:r w:rsidR="00185E37" w:rsidRPr="004830A4">
        <w:rPr>
          <w:rFonts w:ascii="Bookman Old Style" w:hAnsi="Bookman Old Style"/>
          <w:color w:val="000000" w:themeColor="text1"/>
          <w:sz w:val="40"/>
          <w:szCs w:val="22"/>
        </w:rPr>
        <w:t xml:space="preserve"> </w:t>
      </w:r>
    </w:p>
    <w:p w:rsidR="00185E37" w:rsidRPr="004830A4" w:rsidRDefault="00185E37" w:rsidP="00185E37">
      <w:pPr>
        <w:pStyle w:val="ABCNormal"/>
        <w:jc w:val="center"/>
        <w:rPr>
          <w:rFonts w:ascii="Bookman Old Style" w:hAnsi="Bookman Old Style"/>
          <w:sz w:val="40"/>
          <w:szCs w:val="22"/>
        </w:rPr>
      </w:pPr>
      <w:r w:rsidRPr="004830A4">
        <w:rPr>
          <w:rFonts w:ascii="Bookman Old Style" w:hAnsi="Bookman Old Style"/>
          <w:sz w:val="40"/>
          <w:szCs w:val="22"/>
        </w:rPr>
        <w:t>Govt. of AP</w:t>
      </w:r>
    </w:p>
    <w:p w:rsidR="00185E37" w:rsidRPr="004830A4" w:rsidRDefault="00185E37" w:rsidP="00185E37">
      <w:pPr>
        <w:pStyle w:val="ABCNormal"/>
        <w:widowControl w:val="0"/>
        <w:tabs>
          <w:tab w:val="center" w:pos="5103"/>
          <w:tab w:val="right" w:pos="10263"/>
        </w:tabs>
        <w:spacing w:before="120" w:after="0"/>
        <w:contextualSpacing/>
        <w:jc w:val="center"/>
        <w:rPr>
          <w:rFonts w:ascii="Bookman Old Style" w:hAnsi="Bookman Old Style"/>
          <w:sz w:val="36"/>
          <w:szCs w:val="22"/>
        </w:rPr>
      </w:pPr>
    </w:p>
    <w:p w:rsidR="00185E37" w:rsidRPr="004830A4" w:rsidRDefault="008E271F" w:rsidP="00185E37">
      <w:pPr>
        <w:pStyle w:val="ABCNormal"/>
        <w:widowControl w:val="0"/>
        <w:tabs>
          <w:tab w:val="center" w:pos="5103"/>
          <w:tab w:val="right" w:pos="10263"/>
        </w:tabs>
        <w:spacing w:before="120" w:after="0"/>
        <w:contextualSpacing/>
        <w:jc w:val="center"/>
        <w:rPr>
          <w:rFonts w:ascii="Bookman Old Style" w:hAnsi="Bookman Old Style"/>
          <w:sz w:val="28"/>
          <w:szCs w:val="22"/>
        </w:rPr>
      </w:pPr>
      <w:r>
        <w:rPr>
          <w:rFonts w:ascii="Bookman Old Style" w:hAnsi="Bookman Old Style"/>
          <w:sz w:val="28"/>
          <w:szCs w:val="22"/>
        </w:rPr>
        <w:t>Dated 22</w:t>
      </w:r>
      <w:r w:rsidR="00185E37" w:rsidRPr="00EE4B17">
        <w:rPr>
          <w:rFonts w:ascii="Bookman Old Style" w:hAnsi="Bookman Old Style"/>
          <w:sz w:val="28"/>
          <w:szCs w:val="22"/>
        </w:rPr>
        <w:t>/</w:t>
      </w:r>
      <w:r>
        <w:rPr>
          <w:rFonts w:ascii="Bookman Old Style" w:hAnsi="Bookman Old Style"/>
          <w:sz w:val="28"/>
          <w:szCs w:val="22"/>
        </w:rPr>
        <w:t>1</w:t>
      </w:r>
      <w:r w:rsidR="00185E37" w:rsidRPr="00EE4B17">
        <w:rPr>
          <w:rFonts w:ascii="Bookman Old Style" w:hAnsi="Bookman Old Style"/>
          <w:sz w:val="28"/>
          <w:szCs w:val="22"/>
        </w:rPr>
        <w:t>0/2018</w:t>
      </w:r>
    </w:p>
    <w:p w:rsidR="00185E37" w:rsidRPr="004830A4" w:rsidRDefault="00185E37" w:rsidP="00185E37">
      <w:pPr>
        <w:pStyle w:val="ABCNormal"/>
        <w:jc w:val="center"/>
        <w:rPr>
          <w:rFonts w:ascii="Bookman Old Style" w:hAnsi="Bookman Old Style"/>
          <w:sz w:val="36"/>
          <w:szCs w:val="22"/>
        </w:rPr>
      </w:pPr>
    </w:p>
    <w:p w:rsidR="00185E37" w:rsidRPr="004830A4" w:rsidRDefault="00185E37" w:rsidP="00185E37">
      <w:pPr>
        <w:pStyle w:val="ABCNormal"/>
        <w:jc w:val="center"/>
        <w:rPr>
          <w:rFonts w:ascii="Bookman Old Style" w:hAnsi="Bookman Old Style"/>
          <w:sz w:val="36"/>
          <w:szCs w:val="22"/>
        </w:rPr>
      </w:pPr>
    </w:p>
    <w:p w:rsidR="00185E37" w:rsidRPr="004830A4" w:rsidRDefault="00185E37" w:rsidP="00185E37">
      <w:pPr>
        <w:pStyle w:val="ABCNormal"/>
        <w:jc w:val="center"/>
        <w:rPr>
          <w:rFonts w:ascii="Bookman Old Style" w:hAnsi="Bookman Old Style"/>
          <w:sz w:val="36"/>
          <w:szCs w:val="22"/>
        </w:rPr>
      </w:pPr>
    </w:p>
    <w:p w:rsidR="00185E37" w:rsidRPr="004830A4" w:rsidRDefault="00185E37" w:rsidP="00185E37">
      <w:pPr>
        <w:pStyle w:val="ABCNormal"/>
        <w:jc w:val="center"/>
        <w:rPr>
          <w:rFonts w:ascii="Bookman Old Style" w:hAnsi="Bookman Old Style"/>
          <w:sz w:val="36"/>
          <w:szCs w:val="22"/>
        </w:rPr>
      </w:pPr>
    </w:p>
    <w:p w:rsidR="00185E37" w:rsidRPr="004830A4" w:rsidRDefault="00185E37" w:rsidP="00185E37">
      <w:pPr>
        <w:pStyle w:val="ABCNormal"/>
        <w:jc w:val="center"/>
        <w:rPr>
          <w:rFonts w:ascii="Bookman Old Style" w:hAnsi="Bookman Old Style"/>
          <w:sz w:val="36"/>
          <w:szCs w:val="22"/>
        </w:rPr>
      </w:pPr>
    </w:p>
    <w:p w:rsidR="00185E37" w:rsidRPr="004830A4" w:rsidRDefault="00185E37" w:rsidP="00185E37">
      <w:pPr>
        <w:pStyle w:val="ABCNormal"/>
        <w:jc w:val="center"/>
        <w:rPr>
          <w:rFonts w:ascii="Bookman Old Style" w:hAnsi="Bookman Old Style"/>
          <w:sz w:val="36"/>
          <w:szCs w:val="22"/>
        </w:rPr>
      </w:pPr>
    </w:p>
    <w:p w:rsidR="00185E37" w:rsidRPr="004830A4" w:rsidRDefault="00185E37" w:rsidP="00185E37">
      <w:pPr>
        <w:pStyle w:val="ABCNormal"/>
        <w:jc w:val="center"/>
        <w:rPr>
          <w:rFonts w:ascii="Bookman Old Style" w:hAnsi="Bookman Old Style"/>
          <w:sz w:val="28"/>
          <w:szCs w:val="22"/>
        </w:rPr>
      </w:pPr>
      <w:proofErr w:type="gramStart"/>
      <w:r w:rsidRPr="004830A4">
        <w:rPr>
          <w:rFonts w:ascii="Bookman Old Style" w:hAnsi="Bookman Old Style"/>
          <w:sz w:val="28"/>
          <w:szCs w:val="22"/>
        </w:rPr>
        <w:t>by</w:t>
      </w:r>
      <w:proofErr w:type="gramEnd"/>
      <w:r w:rsidRPr="004830A4">
        <w:rPr>
          <w:rFonts w:ascii="Bookman Old Style" w:hAnsi="Bookman Old Style"/>
          <w:sz w:val="28"/>
          <w:szCs w:val="22"/>
        </w:rPr>
        <w:t xml:space="preserve"> </w:t>
      </w:r>
    </w:p>
    <w:p w:rsidR="00185E37" w:rsidRPr="004830A4" w:rsidRDefault="00185E37" w:rsidP="00185E37">
      <w:pPr>
        <w:pStyle w:val="ABCNormal"/>
        <w:spacing w:after="0"/>
        <w:jc w:val="center"/>
        <w:rPr>
          <w:rFonts w:ascii="Bookman Old Style" w:hAnsi="Bookman Old Style"/>
          <w:sz w:val="36"/>
          <w:szCs w:val="22"/>
        </w:rPr>
      </w:pPr>
      <w:r w:rsidRPr="004830A4">
        <w:rPr>
          <w:rFonts w:ascii="Bookman Old Style" w:hAnsi="Bookman Old Style"/>
          <w:sz w:val="36"/>
          <w:szCs w:val="22"/>
        </w:rPr>
        <w:t xml:space="preserve"> Andhra Pradesh Technology Services</w:t>
      </w:r>
    </w:p>
    <w:p w:rsidR="00185E37" w:rsidRPr="004830A4" w:rsidRDefault="00185E37" w:rsidP="00185E37">
      <w:pPr>
        <w:pStyle w:val="ABCNormal"/>
        <w:spacing w:after="0"/>
        <w:jc w:val="center"/>
        <w:rPr>
          <w:rFonts w:ascii="Bookman Old Style" w:hAnsi="Bookman Old Style"/>
          <w:sz w:val="24"/>
          <w:szCs w:val="22"/>
        </w:rPr>
      </w:pPr>
      <w:r w:rsidRPr="004830A4">
        <w:rPr>
          <w:rFonts w:ascii="Bookman Old Style" w:hAnsi="Bookman Old Style"/>
          <w:sz w:val="24"/>
          <w:szCs w:val="22"/>
        </w:rPr>
        <w:t xml:space="preserve">3rd Floor, R&amp;B Building, M.G. Road, </w:t>
      </w:r>
      <w:proofErr w:type="spellStart"/>
      <w:r w:rsidRPr="004830A4">
        <w:rPr>
          <w:rFonts w:ascii="Bookman Old Style" w:hAnsi="Bookman Old Style"/>
          <w:sz w:val="24"/>
          <w:szCs w:val="22"/>
        </w:rPr>
        <w:t>Labbipet</w:t>
      </w:r>
      <w:proofErr w:type="spellEnd"/>
      <w:r w:rsidRPr="004830A4">
        <w:rPr>
          <w:rFonts w:ascii="Bookman Old Style" w:hAnsi="Bookman Old Style"/>
          <w:sz w:val="24"/>
          <w:szCs w:val="22"/>
        </w:rPr>
        <w:t>,</w:t>
      </w:r>
    </w:p>
    <w:p w:rsidR="00185E37" w:rsidRPr="004830A4" w:rsidRDefault="00185E37" w:rsidP="00185E37">
      <w:pPr>
        <w:pStyle w:val="ABCNormal"/>
        <w:spacing w:after="0"/>
        <w:jc w:val="center"/>
        <w:rPr>
          <w:rFonts w:ascii="Bookman Old Style" w:hAnsi="Bookman Old Style"/>
          <w:sz w:val="24"/>
          <w:szCs w:val="22"/>
        </w:rPr>
      </w:pPr>
      <w:proofErr w:type="gramStart"/>
      <w:r w:rsidRPr="004830A4">
        <w:rPr>
          <w:rFonts w:ascii="Bookman Old Style" w:hAnsi="Bookman Old Style"/>
          <w:sz w:val="24"/>
          <w:szCs w:val="22"/>
        </w:rPr>
        <w:t>Vijayawada – 520 010.</w:t>
      </w:r>
      <w:proofErr w:type="gramEnd"/>
      <w:r w:rsidRPr="004830A4">
        <w:rPr>
          <w:rFonts w:ascii="Bookman Old Style" w:hAnsi="Bookman Old Style"/>
          <w:sz w:val="24"/>
          <w:szCs w:val="22"/>
        </w:rPr>
        <w:t xml:space="preserve"> Andhra Pradesh</w:t>
      </w:r>
    </w:p>
    <w:p w:rsidR="00185E37" w:rsidRPr="004830A4" w:rsidRDefault="00185E37">
      <w:pPr>
        <w:pStyle w:val="TOCHeading"/>
        <w:rPr>
          <w:rFonts w:ascii="Bookman Old Style" w:hAnsi="Bookman Old Style"/>
          <w:b w:val="0"/>
          <w:bCs w:val="0"/>
          <w:color w:val="auto"/>
          <w:sz w:val="24"/>
          <w:szCs w:val="20"/>
          <w:lang w:val="en-AU"/>
        </w:rPr>
      </w:pPr>
    </w:p>
    <w:p w:rsidR="00185E37" w:rsidRPr="004830A4" w:rsidRDefault="00185E37" w:rsidP="00185E37">
      <w:pPr>
        <w:rPr>
          <w:rFonts w:ascii="Bookman Old Style" w:hAnsi="Bookman Old Style"/>
        </w:rPr>
      </w:pPr>
      <w:r w:rsidRPr="004830A4">
        <w:rPr>
          <w:rFonts w:ascii="Bookman Old Style" w:hAnsi="Bookman Old Style"/>
        </w:rPr>
        <w:br w:type="page"/>
      </w:r>
    </w:p>
    <w:sdt>
      <w:sdtPr>
        <w:rPr>
          <w:rFonts w:ascii="Bookman Old Style" w:hAnsi="Bookman Old Style"/>
          <w:b w:val="0"/>
          <w:bCs w:val="0"/>
          <w:color w:val="auto"/>
          <w:sz w:val="24"/>
          <w:szCs w:val="20"/>
          <w:lang w:val="en-AU"/>
        </w:rPr>
        <w:id w:val="-1944913533"/>
        <w:docPartObj>
          <w:docPartGallery w:val="Table of Contents"/>
          <w:docPartUnique/>
        </w:docPartObj>
      </w:sdtPr>
      <w:sdtEndPr>
        <w:rPr>
          <w:noProof/>
        </w:rPr>
      </w:sdtEndPr>
      <w:sdtContent>
        <w:p w:rsidR="007D49A3" w:rsidRPr="004830A4" w:rsidRDefault="007D49A3">
          <w:pPr>
            <w:pStyle w:val="TOCHeading"/>
            <w:rPr>
              <w:rFonts w:ascii="Bookman Old Style" w:hAnsi="Bookman Old Style"/>
            </w:rPr>
          </w:pPr>
          <w:r w:rsidRPr="004830A4">
            <w:rPr>
              <w:rFonts w:ascii="Bookman Old Style" w:hAnsi="Bookman Old Style"/>
            </w:rPr>
            <w:t>Contents</w:t>
          </w:r>
        </w:p>
        <w:p w:rsidR="000F74AA" w:rsidRDefault="00752A0C">
          <w:pPr>
            <w:pStyle w:val="TOC2"/>
            <w:rPr>
              <w:rFonts w:asciiTheme="minorHAnsi" w:eastAsiaTheme="minorEastAsia" w:hAnsiTheme="minorHAnsi" w:cstheme="minorBidi"/>
              <w:sz w:val="22"/>
              <w:szCs w:val="22"/>
              <w:lang w:val="en-US"/>
            </w:rPr>
          </w:pPr>
          <w:r w:rsidRPr="00752A0C">
            <w:rPr>
              <w:rFonts w:ascii="Bookman Old Style" w:hAnsi="Bookman Old Style"/>
              <w:b/>
              <w:bCs/>
            </w:rPr>
            <w:fldChar w:fldCharType="begin"/>
          </w:r>
          <w:r w:rsidR="007D49A3" w:rsidRPr="004830A4">
            <w:rPr>
              <w:rFonts w:ascii="Bookman Old Style" w:hAnsi="Bookman Old Style"/>
              <w:b/>
              <w:bCs/>
            </w:rPr>
            <w:instrText xml:space="preserve"> TOC \o "1-3" \h \z \u </w:instrText>
          </w:r>
          <w:r w:rsidRPr="00752A0C">
            <w:rPr>
              <w:rFonts w:ascii="Bookman Old Style" w:hAnsi="Bookman Old Style"/>
              <w:b/>
              <w:bCs/>
            </w:rPr>
            <w:fldChar w:fldCharType="separate"/>
          </w:r>
          <w:hyperlink w:anchor="_Toc528001006" w:history="1">
            <w:r w:rsidR="000F74AA" w:rsidRPr="008A5647">
              <w:rPr>
                <w:rStyle w:val="Hyperlink"/>
                <w:rFonts w:ascii="Bookman Old Style" w:hAnsi="Bookman Old Style" w:cs="Times New Roman"/>
              </w:rPr>
              <w:t>1.</w:t>
            </w:r>
            <w:r w:rsidR="000F74AA">
              <w:rPr>
                <w:rFonts w:asciiTheme="minorHAnsi" w:eastAsiaTheme="minorEastAsia" w:hAnsiTheme="minorHAnsi" w:cstheme="minorBidi"/>
                <w:sz w:val="22"/>
                <w:szCs w:val="22"/>
                <w:lang w:val="en-US"/>
              </w:rPr>
              <w:tab/>
            </w:r>
            <w:r w:rsidR="000F74AA" w:rsidRPr="008A5647">
              <w:rPr>
                <w:rStyle w:val="Hyperlink"/>
                <w:rFonts w:ascii="Bookman Old Style" w:hAnsi="Bookman Old Style" w:cs="Times New Roman"/>
              </w:rPr>
              <w:t>Executive Summary</w:t>
            </w:r>
            <w:r w:rsidR="000F74AA">
              <w:rPr>
                <w:webHidden/>
              </w:rPr>
              <w:tab/>
            </w:r>
            <w:r>
              <w:rPr>
                <w:webHidden/>
              </w:rPr>
              <w:fldChar w:fldCharType="begin"/>
            </w:r>
            <w:r w:rsidR="000F74AA">
              <w:rPr>
                <w:webHidden/>
              </w:rPr>
              <w:instrText xml:space="preserve"> PAGEREF _Toc528001006 \h </w:instrText>
            </w:r>
            <w:r>
              <w:rPr>
                <w:webHidden/>
              </w:rPr>
            </w:r>
            <w:r>
              <w:rPr>
                <w:webHidden/>
              </w:rPr>
              <w:fldChar w:fldCharType="separate"/>
            </w:r>
            <w:r w:rsidR="000F74AA">
              <w:rPr>
                <w:webHidden/>
              </w:rPr>
              <w:t>3</w:t>
            </w:r>
            <w:r>
              <w:rPr>
                <w:webHidden/>
              </w:rPr>
              <w:fldChar w:fldCharType="end"/>
            </w:r>
          </w:hyperlink>
        </w:p>
        <w:p w:rsidR="000F74AA" w:rsidRDefault="00752A0C">
          <w:pPr>
            <w:pStyle w:val="TOC2"/>
            <w:rPr>
              <w:rFonts w:asciiTheme="minorHAnsi" w:eastAsiaTheme="minorEastAsia" w:hAnsiTheme="minorHAnsi" w:cstheme="minorBidi"/>
              <w:sz w:val="22"/>
              <w:szCs w:val="22"/>
              <w:lang w:val="en-US"/>
            </w:rPr>
          </w:pPr>
          <w:hyperlink w:anchor="_Toc528001007" w:history="1">
            <w:r w:rsidR="000F74AA" w:rsidRPr="008A5647">
              <w:rPr>
                <w:rStyle w:val="Hyperlink"/>
                <w:rFonts w:ascii="Bookman Old Style" w:hAnsi="Bookman Old Style"/>
              </w:rPr>
              <w:t>1.1.</w:t>
            </w:r>
            <w:r w:rsidR="000F74AA">
              <w:rPr>
                <w:rFonts w:asciiTheme="minorHAnsi" w:eastAsiaTheme="minorEastAsia" w:hAnsiTheme="minorHAnsi" w:cstheme="minorBidi"/>
                <w:sz w:val="22"/>
                <w:szCs w:val="22"/>
                <w:lang w:val="en-US"/>
              </w:rPr>
              <w:tab/>
            </w:r>
            <w:r w:rsidR="000F74AA" w:rsidRPr="008A5647">
              <w:rPr>
                <w:rStyle w:val="Hyperlink"/>
                <w:rFonts w:ascii="Bookman Old Style" w:hAnsi="Bookman Old Style"/>
              </w:rPr>
              <w:t>Introduction</w:t>
            </w:r>
            <w:r w:rsidR="000F74AA">
              <w:rPr>
                <w:webHidden/>
              </w:rPr>
              <w:tab/>
            </w:r>
            <w:r>
              <w:rPr>
                <w:webHidden/>
              </w:rPr>
              <w:fldChar w:fldCharType="begin"/>
            </w:r>
            <w:r w:rsidR="000F74AA">
              <w:rPr>
                <w:webHidden/>
              </w:rPr>
              <w:instrText xml:space="preserve"> PAGEREF _Toc528001007 \h </w:instrText>
            </w:r>
            <w:r>
              <w:rPr>
                <w:webHidden/>
              </w:rPr>
            </w:r>
            <w:r>
              <w:rPr>
                <w:webHidden/>
              </w:rPr>
              <w:fldChar w:fldCharType="separate"/>
            </w:r>
            <w:r w:rsidR="000F74AA">
              <w:rPr>
                <w:webHidden/>
              </w:rPr>
              <w:t>3</w:t>
            </w:r>
            <w:r>
              <w:rPr>
                <w:webHidden/>
              </w:rPr>
              <w:fldChar w:fldCharType="end"/>
            </w:r>
          </w:hyperlink>
        </w:p>
        <w:p w:rsidR="000F74AA" w:rsidRDefault="00752A0C">
          <w:pPr>
            <w:pStyle w:val="TOC2"/>
            <w:rPr>
              <w:rFonts w:asciiTheme="minorHAnsi" w:eastAsiaTheme="minorEastAsia" w:hAnsiTheme="minorHAnsi" w:cstheme="minorBidi"/>
              <w:sz w:val="22"/>
              <w:szCs w:val="22"/>
              <w:lang w:val="en-US"/>
            </w:rPr>
          </w:pPr>
          <w:hyperlink w:anchor="_Toc528001008" w:history="1">
            <w:r w:rsidR="000F74AA" w:rsidRPr="008A5647">
              <w:rPr>
                <w:rStyle w:val="Hyperlink"/>
                <w:rFonts w:ascii="Bookman Old Style" w:hAnsi="Bookman Old Style"/>
              </w:rPr>
              <w:t>1.2.</w:t>
            </w:r>
            <w:r w:rsidR="000F74AA">
              <w:rPr>
                <w:rFonts w:asciiTheme="minorHAnsi" w:eastAsiaTheme="minorEastAsia" w:hAnsiTheme="minorHAnsi" w:cstheme="minorBidi"/>
                <w:sz w:val="22"/>
                <w:szCs w:val="22"/>
                <w:lang w:val="en-US"/>
              </w:rPr>
              <w:tab/>
            </w:r>
            <w:r w:rsidR="000F74AA" w:rsidRPr="008A5647">
              <w:rPr>
                <w:rStyle w:val="Hyperlink"/>
                <w:rFonts w:ascii="Bookman Old Style" w:hAnsi="Bookman Old Style"/>
              </w:rPr>
              <w:t>Engagement Specific Details</w:t>
            </w:r>
            <w:r w:rsidR="000F74AA">
              <w:rPr>
                <w:webHidden/>
              </w:rPr>
              <w:tab/>
            </w:r>
            <w:r>
              <w:rPr>
                <w:webHidden/>
              </w:rPr>
              <w:fldChar w:fldCharType="begin"/>
            </w:r>
            <w:r w:rsidR="000F74AA">
              <w:rPr>
                <w:webHidden/>
              </w:rPr>
              <w:instrText xml:space="preserve"> PAGEREF _Toc528001008 \h </w:instrText>
            </w:r>
            <w:r>
              <w:rPr>
                <w:webHidden/>
              </w:rPr>
            </w:r>
            <w:r>
              <w:rPr>
                <w:webHidden/>
              </w:rPr>
              <w:fldChar w:fldCharType="separate"/>
            </w:r>
            <w:r w:rsidR="000F74AA">
              <w:rPr>
                <w:webHidden/>
              </w:rPr>
              <w:t>3</w:t>
            </w:r>
            <w:r>
              <w:rPr>
                <w:webHidden/>
              </w:rPr>
              <w:fldChar w:fldCharType="end"/>
            </w:r>
          </w:hyperlink>
        </w:p>
        <w:p w:rsidR="000F74AA" w:rsidRDefault="00752A0C">
          <w:pPr>
            <w:pStyle w:val="TOC2"/>
            <w:rPr>
              <w:rFonts w:asciiTheme="minorHAnsi" w:eastAsiaTheme="minorEastAsia" w:hAnsiTheme="minorHAnsi" w:cstheme="minorBidi"/>
              <w:sz w:val="22"/>
              <w:szCs w:val="22"/>
              <w:lang w:val="en-US"/>
            </w:rPr>
          </w:pPr>
          <w:hyperlink w:anchor="_Toc528001009" w:history="1">
            <w:r w:rsidR="000F74AA" w:rsidRPr="008A5647">
              <w:rPr>
                <w:rStyle w:val="Hyperlink"/>
                <w:rFonts w:ascii="Bookman Old Style" w:hAnsi="Bookman Old Style"/>
              </w:rPr>
              <w:t>1.3.</w:t>
            </w:r>
            <w:r w:rsidR="000F74AA">
              <w:rPr>
                <w:rFonts w:asciiTheme="minorHAnsi" w:eastAsiaTheme="minorEastAsia" w:hAnsiTheme="minorHAnsi" w:cstheme="minorBidi"/>
                <w:sz w:val="22"/>
                <w:szCs w:val="22"/>
                <w:lang w:val="en-US"/>
              </w:rPr>
              <w:tab/>
            </w:r>
            <w:r w:rsidR="000F74AA" w:rsidRPr="008A5647">
              <w:rPr>
                <w:rStyle w:val="Hyperlink"/>
                <w:rFonts w:ascii="Bookman Old Style" w:hAnsi="Bookman Old Style"/>
              </w:rPr>
              <w:t>Scope Details</w:t>
            </w:r>
            <w:r w:rsidR="000F74AA">
              <w:rPr>
                <w:webHidden/>
              </w:rPr>
              <w:tab/>
            </w:r>
            <w:r>
              <w:rPr>
                <w:webHidden/>
              </w:rPr>
              <w:fldChar w:fldCharType="begin"/>
            </w:r>
            <w:r w:rsidR="000F74AA">
              <w:rPr>
                <w:webHidden/>
              </w:rPr>
              <w:instrText xml:space="preserve"> PAGEREF _Toc528001009 \h </w:instrText>
            </w:r>
            <w:r>
              <w:rPr>
                <w:webHidden/>
              </w:rPr>
            </w:r>
            <w:r>
              <w:rPr>
                <w:webHidden/>
              </w:rPr>
              <w:fldChar w:fldCharType="separate"/>
            </w:r>
            <w:r w:rsidR="000F74AA">
              <w:rPr>
                <w:webHidden/>
              </w:rPr>
              <w:t>4</w:t>
            </w:r>
            <w:r>
              <w:rPr>
                <w:webHidden/>
              </w:rPr>
              <w:fldChar w:fldCharType="end"/>
            </w:r>
          </w:hyperlink>
        </w:p>
        <w:p w:rsidR="000F74AA" w:rsidRDefault="00752A0C">
          <w:pPr>
            <w:pStyle w:val="TOC3"/>
            <w:rPr>
              <w:rFonts w:asciiTheme="minorHAnsi" w:eastAsiaTheme="minorEastAsia" w:hAnsiTheme="minorHAnsi" w:cstheme="minorBidi"/>
              <w:bCs w:val="0"/>
              <w:sz w:val="22"/>
              <w:szCs w:val="22"/>
            </w:rPr>
          </w:pPr>
          <w:hyperlink w:anchor="_Toc528001010" w:history="1">
            <w:r w:rsidR="000F74AA" w:rsidRPr="008A5647">
              <w:rPr>
                <w:rStyle w:val="Hyperlink"/>
                <w:rFonts w:ascii="Bookman Old Style" w:hAnsi="Bookman Old Style"/>
              </w:rPr>
              <w:t>1.3.1.</w:t>
            </w:r>
            <w:r w:rsidR="000F74AA">
              <w:rPr>
                <w:rFonts w:asciiTheme="minorHAnsi" w:eastAsiaTheme="minorEastAsia" w:hAnsiTheme="minorHAnsi" w:cstheme="minorBidi"/>
                <w:bCs w:val="0"/>
                <w:sz w:val="22"/>
                <w:szCs w:val="22"/>
              </w:rPr>
              <w:tab/>
            </w:r>
            <w:r w:rsidR="000F74AA" w:rsidRPr="008A5647">
              <w:rPr>
                <w:rStyle w:val="Hyperlink"/>
                <w:rFonts w:ascii="Bookman Old Style" w:hAnsi="Bookman Old Style"/>
              </w:rPr>
              <w:t>Inclusion</w:t>
            </w:r>
            <w:r w:rsidR="000F74AA">
              <w:rPr>
                <w:webHidden/>
              </w:rPr>
              <w:tab/>
            </w:r>
            <w:r>
              <w:rPr>
                <w:webHidden/>
              </w:rPr>
              <w:fldChar w:fldCharType="begin"/>
            </w:r>
            <w:r w:rsidR="000F74AA">
              <w:rPr>
                <w:webHidden/>
              </w:rPr>
              <w:instrText xml:space="preserve"> PAGEREF _Toc528001010 \h </w:instrText>
            </w:r>
            <w:r>
              <w:rPr>
                <w:webHidden/>
              </w:rPr>
            </w:r>
            <w:r>
              <w:rPr>
                <w:webHidden/>
              </w:rPr>
              <w:fldChar w:fldCharType="separate"/>
            </w:r>
            <w:r w:rsidR="000F74AA">
              <w:rPr>
                <w:webHidden/>
              </w:rPr>
              <w:t>4</w:t>
            </w:r>
            <w:r>
              <w:rPr>
                <w:webHidden/>
              </w:rPr>
              <w:fldChar w:fldCharType="end"/>
            </w:r>
          </w:hyperlink>
        </w:p>
        <w:p w:rsidR="000F74AA" w:rsidRDefault="00752A0C">
          <w:pPr>
            <w:pStyle w:val="TOC3"/>
            <w:rPr>
              <w:rFonts w:asciiTheme="minorHAnsi" w:eastAsiaTheme="minorEastAsia" w:hAnsiTheme="minorHAnsi" w:cstheme="minorBidi"/>
              <w:bCs w:val="0"/>
              <w:sz w:val="22"/>
              <w:szCs w:val="22"/>
            </w:rPr>
          </w:pPr>
          <w:hyperlink w:anchor="_Toc528001011" w:history="1">
            <w:r w:rsidR="000F74AA" w:rsidRPr="008A5647">
              <w:rPr>
                <w:rStyle w:val="Hyperlink"/>
                <w:rFonts w:ascii="Bookman Old Style" w:hAnsi="Bookman Old Style"/>
              </w:rPr>
              <w:t>1.3.2.</w:t>
            </w:r>
            <w:r w:rsidR="000F74AA">
              <w:rPr>
                <w:rFonts w:asciiTheme="minorHAnsi" w:eastAsiaTheme="minorEastAsia" w:hAnsiTheme="minorHAnsi" w:cstheme="minorBidi"/>
                <w:bCs w:val="0"/>
                <w:sz w:val="22"/>
                <w:szCs w:val="22"/>
              </w:rPr>
              <w:tab/>
            </w:r>
            <w:r w:rsidR="000F74AA" w:rsidRPr="008A5647">
              <w:rPr>
                <w:rStyle w:val="Hyperlink"/>
                <w:rFonts w:ascii="Bookman Old Style" w:hAnsi="Bookman Old Style"/>
              </w:rPr>
              <w:t>Exclusion</w:t>
            </w:r>
            <w:r w:rsidR="000F74AA">
              <w:rPr>
                <w:webHidden/>
              </w:rPr>
              <w:tab/>
            </w:r>
            <w:r>
              <w:rPr>
                <w:webHidden/>
              </w:rPr>
              <w:fldChar w:fldCharType="begin"/>
            </w:r>
            <w:r w:rsidR="000F74AA">
              <w:rPr>
                <w:webHidden/>
              </w:rPr>
              <w:instrText xml:space="preserve"> PAGEREF _Toc528001011 \h </w:instrText>
            </w:r>
            <w:r>
              <w:rPr>
                <w:webHidden/>
              </w:rPr>
            </w:r>
            <w:r>
              <w:rPr>
                <w:webHidden/>
              </w:rPr>
              <w:fldChar w:fldCharType="separate"/>
            </w:r>
            <w:r w:rsidR="000F74AA">
              <w:rPr>
                <w:webHidden/>
              </w:rPr>
              <w:t>4</w:t>
            </w:r>
            <w:r>
              <w:rPr>
                <w:webHidden/>
              </w:rPr>
              <w:fldChar w:fldCharType="end"/>
            </w:r>
          </w:hyperlink>
        </w:p>
        <w:p w:rsidR="000F74AA" w:rsidRDefault="00752A0C">
          <w:pPr>
            <w:pStyle w:val="TOC2"/>
            <w:rPr>
              <w:rFonts w:asciiTheme="minorHAnsi" w:eastAsiaTheme="minorEastAsia" w:hAnsiTheme="minorHAnsi" w:cstheme="minorBidi"/>
              <w:sz w:val="22"/>
              <w:szCs w:val="22"/>
              <w:lang w:val="en-US"/>
            </w:rPr>
          </w:pPr>
          <w:hyperlink w:anchor="_Toc528001012" w:history="1">
            <w:r w:rsidR="000F74AA" w:rsidRPr="008A5647">
              <w:rPr>
                <w:rStyle w:val="Hyperlink"/>
                <w:rFonts w:ascii="Bookman Old Style" w:hAnsi="Bookman Old Style"/>
              </w:rPr>
              <w:t>1.4.</w:t>
            </w:r>
            <w:r w:rsidR="000F74AA">
              <w:rPr>
                <w:rFonts w:asciiTheme="minorHAnsi" w:eastAsiaTheme="minorEastAsia" w:hAnsiTheme="minorHAnsi" w:cstheme="minorBidi"/>
                <w:sz w:val="22"/>
                <w:szCs w:val="22"/>
                <w:lang w:val="en-US"/>
              </w:rPr>
              <w:tab/>
            </w:r>
            <w:r w:rsidR="000F74AA" w:rsidRPr="008A5647">
              <w:rPr>
                <w:rStyle w:val="Hyperlink"/>
                <w:rFonts w:ascii="Bookman Old Style" w:hAnsi="Bookman Old Style"/>
              </w:rPr>
              <w:t>Approach &amp; Methodology</w:t>
            </w:r>
            <w:r w:rsidR="000F74AA">
              <w:rPr>
                <w:webHidden/>
              </w:rPr>
              <w:tab/>
            </w:r>
            <w:r>
              <w:rPr>
                <w:webHidden/>
              </w:rPr>
              <w:fldChar w:fldCharType="begin"/>
            </w:r>
            <w:r w:rsidR="000F74AA">
              <w:rPr>
                <w:webHidden/>
              </w:rPr>
              <w:instrText xml:space="preserve"> PAGEREF _Toc528001012 \h </w:instrText>
            </w:r>
            <w:r>
              <w:rPr>
                <w:webHidden/>
              </w:rPr>
            </w:r>
            <w:r>
              <w:rPr>
                <w:webHidden/>
              </w:rPr>
              <w:fldChar w:fldCharType="separate"/>
            </w:r>
            <w:r w:rsidR="000F74AA">
              <w:rPr>
                <w:webHidden/>
              </w:rPr>
              <w:t>5</w:t>
            </w:r>
            <w:r>
              <w:rPr>
                <w:webHidden/>
              </w:rPr>
              <w:fldChar w:fldCharType="end"/>
            </w:r>
          </w:hyperlink>
        </w:p>
        <w:p w:rsidR="000F74AA" w:rsidRDefault="00752A0C">
          <w:pPr>
            <w:pStyle w:val="TOC3"/>
            <w:rPr>
              <w:rFonts w:asciiTheme="minorHAnsi" w:eastAsiaTheme="minorEastAsia" w:hAnsiTheme="minorHAnsi" w:cstheme="minorBidi"/>
              <w:bCs w:val="0"/>
              <w:sz w:val="22"/>
              <w:szCs w:val="22"/>
            </w:rPr>
          </w:pPr>
          <w:hyperlink w:anchor="_Toc528001013" w:history="1">
            <w:r w:rsidR="000F74AA" w:rsidRPr="008A5647">
              <w:rPr>
                <w:rStyle w:val="Hyperlink"/>
                <w:rFonts w:ascii="Bookman Old Style" w:hAnsi="Bookman Old Style"/>
              </w:rPr>
              <w:t>1.4.1.</w:t>
            </w:r>
            <w:r w:rsidR="000F74AA">
              <w:rPr>
                <w:rFonts w:asciiTheme="minorHAnsi" w:eastAsiaTheme="minorEastAsia" w:hAnsiTheme="minorHAnsi" w:cstheme="minorBidi"/>
                <w:bCs w:val="0"/>
                <w:sz w:val="22"/>
                <w:szCs w:val="22"/>
              </w:rPr>
              <w:tab/>
            </w:r>
            <w:r w:rsidR="000F74AA" w:rsidRPr="008A5647">
              <w:rPr>
                <w:rStyle w:val="Hyperlink"/>
                <w:rFonts w:ascii="Bookman Old Style" w:hAnsi="Bookman Old Style"/>
              </w:rPr>
              <w:t>Information Gathering:</w:t>
            </w:r>
            <w:r w:rsidR="000F74AA">
              <w:rPr>
                <w:webHidden/>
              </w:rPr>
              <w:tab/>
            </w:r>
            <w:r>
              <w:rPr>
                <w:webHidden/>
              </w:rPr>
              <w:fldChar w:fldCharType="begin"/>
            </w:r>
            <w:r w:rsidR="000F74AA">
              <w:rPr>
                <w:webHidden/>
              </w:rPr>
              <w:instrText xml:space="preserve"> PAGEREF _Toc528001013 \h </w:instrText>
            </w:r>
            <w:r>
              <w:rPr>
                <w:webHidden/>
              </w:rPr>
            </w:r>
            <w:r>
              <w:rPr>
                <w:webHidden/>
              </w:rPr>
              <w:fldChar w:fldCharType="separate"/>
            </w:r>
            <w:r w:rsidR="000F74AA">
              <w:rPr>
                <w:webHidden/>
              </w:rPr>
              <w:t>5</w:t>
            </w:r>
            <w:r>
              <w:rPr>
                <w:webHidden/>
              </w:rPr>
              <w:fldChar w:fldCharType="end"/>
            </w:r>
          </w:hyperlink>
        </w:p>
        <w:p w:rsidR="000F74AA" w:rsidRDefault="00752A0C">
          <w:pPr>
            <w:pStyle w:val="TOC3"/>
            <w:rPr>
              <w:rFonts w:asciiTheme="minorHAnsi" w:eastAsiaTheme="minorEastAsia" w:hAnsiTheme="minorHAnsi" w:cstheme="minorBidi"/>
              <w:bCs w:val="0"/>
              <w:sz w:val="22"/>
              <w:szCs w:val="22"/>
            </w:rPr>
          </w:pPr>
          <w:hyperlink w:anchor="_Toc528001014" w:history="1">
            <w:r w:rsidR="000F74AA" w:rsidRPr="008A5647">
              <w:rPr>
                <w:rStyle w:val="Hyperlink"/>
                <w:rFonts w:ascii="Bookman Old Style" w:hAnsi="Bookman Old Style"/>
              </w:rPr>
              <w:t>1.4.2.</w:t>
            </w:r>
            <w:r w:rsidR="000F74AA">
              <w:rPr>
                <w:rFonts w:asciiTheme="minorHAnsi" w:eastAsiaTheme="minorEastAsia" w:hAnsiTheme="minorHAnsi" w:cstheme="minorBidi"/>
                <w:bCs w:val="0"/>
                <w:sz w:val="22"/>
                <w:szCs w:val="22"/>
              </w:rPr>
              <w:tab/>
            </w:r>
            <w:r w:rsidR="000F74AA" w:rsidRPr="008A5647">
              <w:rPr>
                <w:rStyle w:val="Hyperlink"/>
                <w:rFonts w:ascii="Bookman Old Style" w:hAnsi="Bookman Old Style"/>
              </w:rPr>
              <w:t>Automated &amp; Manual Scanning:</w:t>
            </w:r>
            <w:r w:rsidR="000F74AA">
              <w:rPr>
                <w:webHidden/>
              </w:rPr>
              <w:tab/>
            </w:r>
            <w:r>
              <w:rPr>
                <w:webHidden/>
              </w:rPr>
              <w:fldChar w:fldCharType="begin"/>
            </w:r>
            <w:r w:rsidR="000F74AA">
              <w:rPr>
                <w:webHidden/>
              </w:rPr>
              <w:instrText xml:space="preserve"> PAGEREF _Toc528001014 \h </w:instrText>
            </w:r>
            <w:r>
              <w:rPr>
                <w:webHidden/>
              </w:rPr>
            </w:r>
            <w:r>
              <w:rPr>
                <w:webHidden/>
              </w:rPr>
              <w:fldChar w:fldCharType="separate"/>
            </w:r>
            <w:r w:rsidR="000F74AA">
              <w:rPr>
                <w:webHidden/>
              </w:rPr>
              <w:t>5</w:t>
            </w:r>
            <w:r>
              <w:rPr>
                <w:webHidden/>
              </w:rPr>
              <w:fldChar w:fldCharType="end"/>
            </w:r>
          </w:hyperlink>
        </w:p>
        <w:p w:rsidR="000F74AA" w:rsidRDefault="00752A0C">
          <w:pPr>
            <w:pStyle w:val="TOC3"/>
            <w:rPr>
              <w:rFonts w:asciiTheme="minorHAnsi" w:eastAsiaTheme="minorEastAsia" w:hAnsiTheme="minorHAnsi" w:cstheme="minorBidi"/>
              <w:bCs w:val="0"/>
              <w:sz w:val="22"/>
              <w:szCs w:val="22"/>
            </w:rPr>
          </w:pPr>
          <w:hyperlink w:anchor="_Toc528001015" w:history="1">
            <w:r w:rsidR="000F74AA" w:rsidRPr="008A5647">
              <w:rPr>
                <w:rStyle w:val="Hyperlink"/>
                <w:rFonts w:ascii="Bookman Old Style" w:hAnsi="Bookman Old Style"/>
              </w:rPr>
              <w:t>1.4.3.</w:t>
            </w:r>
            <w:r w:rsidR="000F74AA">
              <w:rPr>
                <w:rFonts w:asciiTheme="minorHAnsi" w:eastAsiaTheme="minorEastAsia" w:hAnsiTheme="minorHAnsi" w:cstheme="minorBidi"/>
                <w:bCs w:val="0"/>
                <w:sz w:val="22"/>
                <w:szCs w:val="22"/>
              </w:rPr>
              <w:tab/>
            </w:r>
            <w:r w:rsidR="000F74AA" w:rsidRPr="008A5647">
              <w:rPr>
                <w:rStyle w:val="Hyperlink"/>
                <w:rFonts w:ascii="Bookman Old Style" w:hAnsi="Bookman Old Style"/>
              </w:rPr>
              <w:t>Analyse results and reporting:</w:t>
            </w:r>
            <w:r w:rsidR="000F74AA">
              <w:rPr>
                <w:webHidden/>
              </w:rPr>
              <w:tab/>
            </w:r>
            <w:r>
              <w:rPr>
                <w:webHidden/>
              </w:rPr>
              <w:fldChar w:fldCharType="begin"/>
            </w:r>
            <w:r w:rsidR="000F74AA">
              <w:rPr>
                <w:webHidden/>
              </w:rPr>
              <w:instrText xml:space="preserve"> PAGEREF _Toc528001015 \h </w:instrText>
            </w:r>
            <w:r>
              <w:rPr>
                <w:webHidden/>
              </w:rPr>
            </w:r>
            <w:r>
              <w:rPr>
                <w:webHidden/>
              </w:rPr>
              <w:fldChar w:fldCharType="separate"/>
            </w:r>
            <w:r w:rsidR="000F74AA">
              <w:rPr>
                <w:webHidden/>
              </w:rPr>
              <w:t>5</w:t>
            </w:r>
            <w:r>
              <w:rPr>
                <w:webHidden/>
              </w:rPr>
              <w:fldChar w:fldCharType="end"/>
            </w:r>
          </w:hyperlink>
        </w:p>
        <w:p w:rsidR="000F74AA" w:rsidRDefault="00752A0C">
          <w:pPr>
            <w:pStyle w:val="TOC2"/>
            <w:rPr>
              <w:rFonts w:asciiTheme="minorHAnsi" w:eastAsiaTheme="minorEastAsia" w:hAnsiTheme="minorHAnsi" w:cstheme="minorBidi"/>
              <w:sz w:val="22"/>
              <w:szCs w:val="22"/>
              <w:lang w:val="en-US"/>
            </w:rPr>
          </w:pPr>
          <w:hyperlink w:anchor="_Toc528001016" w:history="1">
            <w:r w:rsidR="000F74AA" w:rsidRPr="008A5647">
              <w:rPr>
                <w:rStyle w:val="Hyperlink"/>
                <w:rFonts w:ascii="Bookman Old Style" w:hAnsi="Bookman Old Style"/>
              </w:rPr>
              <w:t>1.5.</w:t>
            </w:r>
            <w:r w:rsidR="000F74AA">
              <w:rPr>
                <w:rFonts w:asciiTheme="minorHAnsi" w:eastAsiaTheme="minorEastAsia" w:hAnsiTheme="minorHAnsi" w:cstheme="minorBidi"/>
                <w:sz w:val="22"/>
                <w:szCs w:val="22"/>
                <w:lang w:val="en-US"/>
              </w:rPr>
              <w:tab/>
            </w:r>
            <w:r w:rsidR="000F74AA" w:rsidRPr="008A5647">
              <w:rPr>
                <w:rStyle w:val="Hyperlink"/>
                <w:rFonts w:ascii="Bookman Old Style" w:hAnsi="Bookman Old Style"/>
              </w:rPr>
              <w:t>Risk Categorization</w:t>
            </w:r>
            <w:r w:rsidR="000F74AA">
              <w:rPr>
                <w:webHidden/>
              </w:rPr>
              <w:tab/>
            </w:r>
            <w:r>
              <w:rPr>
                <w:webHidden/>
              </w:rPr>
              <w:fldChar w:fldCharType="begin"/>
            </w:r>
            <w:r w:rsidR="000F74AA">
              <w:rPr>
                <w:webHidden/>
              </w:rPr>
              <w:instrText xml:space="preserve"> PAGEREF _Toc528001016 \h </w:instrText>
            </w:r>
            <w:r>
              <w:rPr>
                <w:webHidden/>
              </w:rPr>
            </w:r>
            <w:r>
              <w:rPr>
                <w:webHidden/>
              </w:rPr>
              <w:fldChar w:fldCharType="separate"/>
            </w:r>
            <w:r w:rsidR="000F74AA">
              <w:rPr>
                <w:webHidden/>
              </w:rPr>
              <w:t>6</w:t>
            </w:r>
            <w:r>
              <w:rPr>
                <w:webHidden/>
              </w:rPr>
              <w:fldChar w:fldCharType="end"/>
            </w:r>
          </w:hyperlink>
        </w:p>
        <w:p w:rsidR="000F74AA" w:rsidRDefault="00752A0C">
          <w:pPr>
            <w:pStyle w:val="TOC2"/>
            <w:rPr>
              <w:rFonts w:asciiTheme="minorHAnsi" w:eastAsiaTheme="minorEastAsia" w:hAnsiTheme="minorHAnsi" w:cstheme="minorBidi"/>
              <w:sz w:val="22"/>
              <w:szCs w:val="22"/>
              <w:lang w:val="en-US"/>
            </w:rPr>
          </w:pPr>
          <w:hyperlink w:anchor="_Toc528001017" w:history="1">
            <w:r w:rsidR="000F74AA" w:rsidRPr="008A5647">
              <w:rPr>
                <w:rStyle w:val="Hyperlink"/>
                <w:rFonts w:ascii="Bookman Old Style" w:hAnsi="Bookman Old Style"/>
              </w:rPr>
              <w:t>1.6.</w:t>
            </w:r>
            <w:r w:rsidR="000F74AA">
              <w:rPr>
                <w:rFonts w:asciiTheme="minorHAnsi" w:eastAsiaTheme="minorEastAsia" w:hAnsiTheme="minorHAnsi" w:cstheme="minorBidi"/>
                <w:sz w:val="22"/>
                <w:szCs w:val="22"/>
                <w:lang w:val="en-US"/>
              </w:rPr>
              <w:tab/>
            </w:r>
            <w:r w:rsidR="000F74AA" w:rsidRPr="008A5647">
              <w:rPr>
                <w:rStyle w:val="Hyperlink"/>
                <w:rFonts w:ascii="Bookman Old Style" w:hAnsi="Bookman Old Style"/>
              </w:rPr>
              <w:t>Vulnerability Summary</w:t>
            </w:r>
            <w:r w:rsidR="000F74AA">
              <w:rPr>
                <w:webHidden/>
              </w:rPr>
              <w:tab/>
            </w:r>
            <w:r>
              <w:rPr>
                <w:webHidden/>
              </w:rPr>
              <w:fldChar w:fldCharType="begin"/>
            </w:r>
            <w:r w:rsidR="000F74AA">
              <w:rPr>
                <w:webHidden/>
              </w:rPr>
              <w:instrText xml:space="preserve"> PAGEREF _Toc528001017 \h </w:instrText>
            </w:r>
            <w:r>
              <w:rPr>
                <w:webHidden/>
              </w:rPr>
            </w:r>
            <w:r>
              <w:rPr>
                <w:webHidden/>
              </w:rPr>
              <w:fldChar w:fldCharType="separate"/>
            </w:r>
            <w:r w:rsidR="000F74AA">
              <w:rPr>
                <w:webHidden/>
              </w:rPr>
              <w:t>7</w:t>
            </w:r>
            <w:r>
              <w:rPr>
                <w:webHidden/>
              </w:rPr>
              <w:fldChar w:fldCharType="end"/>
            </w:r>
          </w:hyperlink>
        </w:p>
        <w:p w:rsidR="000F74AA" w:rsidRDefault="00752A0C">
          <w:pPr>
            <w:pStyle w:val="TOC3"/>
            <w:rPr>
              <w:rFonts w:asciiTheme="minorHAnsi" w:eastAsiaTheme="minorEastAsia" w:hAnsiTheme="minorHAnsi" w:cstheme="minorBidi"/>
              <w:bCs w:val="0"/>
              <w:sz w:val="22"/>
              <w:szCs w:val="22"/>
            </w:rPr>
          </w:pPr>
          <w:hyperlink w:anchor="_Toc528001018" w:history="1">
            <w:r w:rsidR="000F74AA" w:rsidRPr="008A5647">
              <w:rPr>
                <w:rStyle w:val="Hyperlink"/>
                <w:rFonts w:ascii="Bookman Old Style" w:hAnsi="Bookman Old Style"/>
              </w:rPr>
              <w:t>1.6.1.</w:t>
            </w:r>
            <w:r w:rsidR="000F74AA">
              <w:rPr>
                <w:rFonts w:asciiTheme="minorHAnsi" w:eastAsiaTheme="minorEastAsia" w:hAnsiTheme="minorHAnsi" w:cstheme="minorBidi"/>
                <w:bCs w:val="0"/>
                <w:sz w:val="22"/>
                <w:szCs w:val="22"/>
              </w:rPr>
              <w:tab/>
            </w:r>
            <w:r w:rsidR="000F74AA" w:rsidRPr="008A5647">
              <w:rPr>
                <w:rStyle w:val="Hyperlink"/>
                <w:rFonts w:ascii="Bookman Old Style" w:hAnsi="Bookman Old Style"/>
              </w:rPr>
              <w:t>Distribution of Observation</w:t>
            </w:r>
            <w:r w:rsidR="000F74AA">
              <w:rPr>
                <w:webHidden/>
              </w:rPr>
              <w:tab/>
            </w:r>
            <w:r>
              <w:rPr>
                <w:webHidden/>
              </w:rPr>
              <w:fldChar w:fldCharType="begin"/>
            </w:r>
            <w:r w:rsidR="000F74AA">
              <w:rPr>
                <w:webHidden/>
              </w:rPr>
              <w:instrText xml:space="preserve"> PAGEREF _Toc528001018 \h </w:instrText>
            </w:r>
            <w:r>
              <w:rPr>
                <w:webHidden/>
              </w:rPr>
            </w:r>
            <w:r>
              <w:rPr>
                <w:webHidden/>
              </w:rPr>
              <w:fldChar w:fldCharType="separate"/>
            </w:r>
            <w:r w:rsidR="000F74AA">
              <w:rPr>
                <w:webHidden/>
              </w:rPr>
              <w:t>7</w:t>
            </w:r>
            <w:r>
              <w:rPr>
                <w:webHidden/>
              </w:rPr>
              <w:fldChar w:fldCharType="end"/>
            </w:r>
          </w:hyperlink>
        </w:p>
        <w:p w:rsidR="000F74AA" w:rsidRDefault="00752A0C">
          <w:pPr>
            <w:pStyle w:val="TOC2"/>
            <w:rPr>
              <w:rFonts w:asciiTheme="minorHAnsi" w:eastAsiaTheme="minorEastAsia" w:hAnsiTheme="minorHAnsi" w:cstheme="minorBidi"/>
              <w:sz w:val="22"/>
              <w:szCs w:val="22"/>
              <w:lang w:val="en-US"/>
            </w:rPr>
          </w:pPr>
          <w:hyperlink w:anchor="_Toc528001019" w:history="1">
            <w:r w:rsidR="000F74AA" w:rsidRPr="008A5647">
              <w:rPr>
                <w:rStyle w:val="Hyperlink"/>
                <w:rFonts w:ascii="Bookman Old Style" w:hAnsi="Bookman Old Style" w:cs="Times New Roman"/>
              </w:rPr>
              <w:t>2.</w:t>
            </w:r>
            <w:r w:rsidR="000F74AA">
              <w:rPr>
                <w:rFonts w:asciiTheme="minorHAnsi" w:eastAsiaTheme="minorEastAsia" w:hAnsiTheme="minorHAnsi" w:cstheme="minorBidi"/>
                <w:sz w:val="22"/>
                <w:szCs w:val="22"/>
                <w:lang w:val="en-US"/>
              </w:rPr>
              <w:tab/>
            </w:r>
            <w:r w:rsidR="000F74AA" w:rsidRPr="008A5647">
              <w:rPr>
                <w:rStyle w:val="Hyperlink"/>
                <w:rFonts w:ascii="Bookman Old Style" w:hAnsi="Bookman Old Style" w:cs="Times New Roman"/>
              </w:rPr>
              <w:t>Detailed Observation</w:t>
            </w:r>
            <w:r w:rsidR="000F74AA">
              <w:rPr>
                <w:webHidden/>
              </w:rPr>
              <w:tab/>
            </w:r>
            <w:r>
              <w:rPr>
                <w:webHidden/>
              </w:rPr>
              <w:fldChar w:fldCharType="begin"/>
            </w:r>
            <w:r w:rsidR="000F74AA">
              <w:rPr>
                <w:webHidden/>
              </w:rPr>
              <w:instrText xml:space="preserve"> PAGEREF _Toc528001019 \h </w:instrText>
            </w:r>
            <w:r>
              <w:rPr>
                <w:webHidden/>
              </w:rPr>
            </w:r>
            <w:r>
              <w:rPr>
                <w:webHidden/>
              </w:rPr>
              <w:fldChar w:fldCharType="separate"/>
            </w:r>
            <w:r w:rsidR="000F74AA">
              <w:rPr>
                <w:webHidden/>
              </w:rPr>
              <w:t>8</w:t>
            </w:r>
            <w:r>
              <w:rPr>
                <w:webHidden/>
              </w:rPr>
              <w:fldChar w:fldCharType="end"/>
            </w:r>
          </w:hyperlink>
        </w:p>
        <w:p w:rsidR="000F74AA" w:rsidRDefault="00752A0C">
          <w:pPr>
            <w:pStyle w:val="TOC2"/>
            <w:rPr>
              <w:rFonts w:asciiTheme="minorHAnsi" w:eastAsiaTheme="minorEastAsia" w:hAnsiTheme="minorHAnsi" w:cstheme="minorBidi"/>
              <w:sz w:val="22"/>
              <w:szCs w:val="22"/>
              <w:lang w:val="en-US"/>
            </w:rPr>
          </w:pPr>
          <w:hyperlink w:anchor="_Toc528001020" w:history="1">
            <w:r w:rsidR="000F74AA" w:rsidRPr="008A5647">
              <w:rPr>
                <w:rStyle w:val="Hyperlink"/>
                <w:rFonts w:ascii="Bookman Old Style" w:hAnsi="Bookman Old Style"/>
              </w:rPr>
              <w:t>2.1.</w:t>
            </w:r>
            <w:r w:rsidR="000F74AA">
              <w:rPr>
                <w:rFonts w:asciiTheme="minorHAnsi" w:eastAsiaTheme="minorEastAsia" w:hAnsiTheme="minorHAnsi" w:cstheme="minorBidi"/>
                <w:sz w:val="22"/>
                <w:szCs w:val="22"/>
                <w:lang w:val="en-US"/>
              </w:rPr>
              <w:tab/>
            </w:r>
            <w:r w:rsidR="000F74AA" w:rsidRPr="008A5647">
              <w:rPr>
                <w:rStyle w:val="Hyperlink"/>
                <w:rFonts w:ascii="Bookman Old Style" w:hAnsi="Bookman Old Style"/>
              </w:rPr>
              <w:t>Web Application Security Assessment &amp; Penetration Testing</w:t>
            </w:r>
            <w:r w:rsidR="000F74AA">
              <w:rPr>
                <w:webHidden/>
              </w:rPr>
              <w:tab/>
            </w:r>
            <w:r>
              <w:rPr>
                <w:webHidden/>
              </w:rPr>
              <w:fldChar w:fldCharType="begin"/>
            </w:r>
            <w:r w:rsidR="000F74AA">
              <w:rPr>
                <w:webHidden/>
              </w:rPr>
              <w:instrText xml:space="preserve"> PAGEREF _Toc528001020 \h </w:instrText>
            </w:r>
            <w:r>
              <w:rPr>
                <w:webHidden/>
              </w:rPr>
            </w:r>
            <w:r>
              <w:rPr>
                <w:webHidden/>
              </w:rPr>
              <w:fldChar w:fldCharType="separate"/>
            </w:r>
            <w:r w:rsidR="000F74AA">
              <w:rPr>
                <w:webHidden/>
              </w:rPr>
              <w:t>8</w:t>
            </w:r>
            <w:r>
              <w:rPr>
                <w:webHidden/>
              </w:rPr>
              <w:fldChar w:fldCharType="end"/>
            </w:r>
          </w:hyperlink>
        </w:p>
        <w:p w:rsidR="000F74AA" w:rsidRDefault="00752A0C">
          <w:pPr>
            <w:pStyle w:val="TOC2"/>
            <w:rPr>
              <w:rFonts w:asciiTheme="minorHAnsi" w:eastAsiaTheme="minorEastAsia" w:hAnsiTheme="minorHAnsi" w:cstheme="minorBidi"/>
              <w:sz w:val="22"/>
              <w:szCs w:val="22"/>
              <w:lang w:val="en-US"/>
            </w:rPr>
          </w:pPr>
          <w:hyperlink w:anchor="_Toc528001021" w:history="1">
            <w:r w:rsidR="000F74AA" w:rsidRPr="008A5647">
              <w:rPr>
                <w:rStyle w:val="Hyperlink"/>
                <w:rFonts w:ascii="Bookman Old Style" w:hAnsi="Bookman Old Style"/>
              </w:rPr>
              <w:t>2.2.</w:t>
            </w:r>
            <w:r w:rsidR="000F74AA">
              <w:rPr>
                <w:rFonts w:asciiTheme="minorHAnsi" w:eastAsiaTheme="minorEastAsia" w:hAnsiTheme="minorHAnsi" w:cstheme="minorBidi"/>
                <w:sz w:val="22"/>
                <w:szCs w:val="22"/>
                <w:lang w:val="en-US"/>
              </w:rPr>
              <w:tab/>
            </w:r>
            <w:r w:rsidR="000F74AA" w:rsidRPr="008A5647">
              <w:rPr>
                <w:rStyle w:val="Hyperlink"/>
                <w:rFonts w:ascii="Bookman Old Style" w:hAnsi="Bookman Old Style"/>
              </w:rPr>
              <w:t>Server Vulnerability Summary</w:t>
            </w:r>
            <w:r w:rsidR="000F74AA">
              <w:rPr>
                <w:webHidden/>
              </w:rPr>
              <w:tab/>
            </w:r>
            <w:r>
              <w:rPr>
                <w:webHidden/>
              </w:rPr>
              <w:fldChar w:fldCharType="begin"/>
            </w:r>
            <w:r w:rsidR="000F74AA">
              <w:rPr>
                <w:webHidden/>
              </w:rPr>
              <w:instrText xml:space="preserve"> PAGEREF _Toc528001021 \h </w:instrText>
            </w:r>
            <w:r>
              <w:rPr>
                <w:webHidden/>
              </w:rPr>
            </w:r>
            <w:r>
              <w:rPr>
                <w:webHidden/>
              </w:rPr>
              <w:fldChar w:fldCharType="separate"/>
            </w:r>
            <w:r w:rsidR="000F74AA">
              <w:rPr>
                <w:webHidden/>
              </w:rPr>
              <w:t>24</w:t>
            </w:r>
            <w:r>
              <w:rPr>
                <w:webHidden/>
              </w:rPr>
              <w:fldChar w:fldCharType="end"/>
            </w:r>
          </w:hyperlink>
        </w:p>
        <w:p w:rsidR="000F74AA" w:rsidRDefault="00752A0C">
          <w:pPr>
            <w:pStyle w:val="TOC2"/>
            <w:rPr>
              <w:rFonts w:asciiTheme="minorHAnsi" w:eastAsiaTheme="minorEastAsia" w:hAnsiTheme="minorHAnsi" w:cstheme="minorBidi"/>
              <w:sz w:val="22"/>
              <w:szCs w:val="22"/>
              <w:lang w:val="en-US"/>
            </w:rPr>
          </w:pPr>
          <w:hyperlink w:anchor="_Toc528001022" w:history="1">
            <w:r w:rsidR="000F74AA" w:rsidRPr="008A5647">
              <w:rPr>
                <w:rStyle w:val="Hyperlink"/>
                <w:rFonts w:ascii="Bookman Old Style" w:hAnsi="Bookman Old Style" w:cs="Times New Roman"/>
              </w:rPr>
              <w:t>3.</w:t>
            </w:r>
            <w:r w:rsidR="000F74AA">
              <w:rPr>
                <w:rFonts w:asciiTheme="minorHAnsi" w:eastAsiaTheme="minorEastAsia" w:hAnsiTheme="minorHAnsi" w:cstheme="minorBidi"/>
                <w:sz w:val="22"/>
                <w:szCs w:val="22"/>
                <w:lang w:val="en-US"/>
              </w:rPr>
              <w:tab/>
            </w:r>
            <w:r w:rsidR="000F74AA" w:rsidRPr="008A5647">
              <w:rPr>
                <w:rStyle w:val="Hyperlink"/>
                <w:rFonts w:ascii="Bookman Old Style" w:hAnsi="Bookman Old Style" w:cs="Times New Roman"/>
              </w:rPr>
              <w:t>Appendix</w:t>
            </w:r>
            <w:r w:rsidR="000F74AA">
              <w:rPr>
                <w:webHidden/>
              </w:rPr>
              <w:tab/>
            </w:r>
            <w:r>
              <w:rPr>
                <w:webHidden/>
              </w:rPr>
              <w:fldChar w:fldCharType="begin"/>
            </w:r>
            <w:r w:rsidR="000F74AA">
              <w:rPr>
                <w:webHidden/>
              </w:rPr>
              <w:instrText xml:space="preserve"> PAGEREF _Toc528001022 \h </w:instrText>
            </w:r>
            <w:r>
              <w:rPr>
                <w:webHidden/>
              </w:rPr>
            </w:r>
            <w:r>
              <w:rPr>
                <w:webHidden/>
              </w:rPr>
              <w:fldChar w:fldCharType="separate"/>
            </w:r>
            <w:r w:rsidR="000F74AA">
              <w:rPr>
                <w:webHidden/>
              </w:rPr>
              <w:t>26</w:t>
            </w:r>
            <w:r>
              <w:rPr>
                <w:webHidden/>
              </w:rPr>
              <w:fldChar w:fldCharType="end"/>
            </w:r>
          </w:hyperlink>
        </w:p>
        <w:p w:rsidR="000F74AA" w:rsidRDefault="00752A0C">
          <w:pPr>
            <w:pStyle w:val="TOC2"/>
            <w:rPr>
              <w:rFonts w:asciiTheme="minorHAnsi" w:eastAsiaTheme="minorEastAsia" w:hAnsiTheme="minorHAnsi" w:cstheme="minorBidi"/>
              <w:sz w:val="22"/>
              <w:szCs w:val="22"/>
              <w:lang w:val="en-US"/>
            </w:rPr>
          </w:pPr>
          <w:hyperlink w:anchor="_Toc528001023" w:history="1">
            <w:r w:rsidR="000F74AA" w:rsidRPr="008A5647">
              <w:rPr>
                <w:rStyle w:val="Hyperlink"/>
                <w:rFonts w:ascii="Bookman Old Style" w:hAnsi="Bookman Old Style"/>
              </w:rPr>
              <w:t>3.1.</w:t>
            </w:r>
            <w:r w:rsidR="000F74AA">
              <w:rPr>
                <w:rFonts w:asciiTheme="minorHAnsi" w:eastAsiaTheme="minorEastAsia" w:hAnsiTheme="minorHAnsi" w:cstheme="minorBidi"/>
                <w:sz w:val="22"/>
                <w:szCs w:val="22"/>
                <w:lang w:val="en-US"/>
              </w:rPr>
              <w:tab/>
            </w:r>
            <w:r w:rsidR="000F74AA" w:rsidRPr="008A5647">
              <w:rPr>
                <w:rStyle w:val="Hyperlink"/>
                <w:rFonts w:ascii="Bookman Old Style" w:hAnsi="Bookman Old Style"/>
              </w:rPr>
              <w:t>OWASP Checklist</w:t>
            </w:r>
            <w:r w:rsidR="000F74AA">
              <w:rPr>
                <w:webHidden/>
              </w:rPr>
              <w:tab/>
            </w:r>
            <w:r>
              <w:rPr>
                <w:webHidden/>
              </w:rPr>
              <w:fldChar w:fldCharType="begin"/>
            </w:r>
            <w:r w:rsidR="000F74AA">
              <w:rPr>
                <w:webHidden/>
              </w:rPr>
              <w:instrText xml:space="preserve"> PAGEREF _Toc528001023 \h </w:instrText>
            </w:r>
            <w:r>
              <w:rPr>
                <w:webHidden/>
              </w:rPr>
            </w:r>
            <w:r>
              <w:rPr>
                <w:webHidden/>
              </w:rPr>
              <w:fldChar w:fldCharType="separate"/>
            </w:r>
            <w:r w:rsidR="000F74AA">
              <w:rPr>
                <w:webHidden/>
              </w:rPr>
              <w:t>26</w:t>
            </w:r>
            <w:r>
              <w:rPr>
                <w:webHidden/>
              </w:rPr>
              <w:fldChar w:fldCharType="end"/>
            </w:r>
          </w:hyperlink>
        </w:p>
        <w:p w:rsidR="000F74AA" w:rsidRDefault="00752A0C">
          <w:pPr>
            <w:pStyle w:val="TOC2"/>
            <w:rPr>
              <w:rFonts w:asciiTheme="minorHAnsi" w:eastAsiaTheme="minorEastAsia" w:hAnsiTheme="minorHAnsi" w:cstheme="minorBidi"/>
              <w:sz w:val="22"/>
              <w:szCs w:val="22"/>
              <w:lang w:val="en-US"/>
            </w:rPr>
          </w:pPr>
          <w:hyperlink w:anchor="_Toc528001024" w:history="1">
            <w:r w:rsidR="000F74AA" w:rsidRPr="008A5647">
              <w:rPr>
                <w:rStyle w:val="Hyperlink"/>
                <w:rFonts w:ascii="Bookman Old Style" w:hAnsi="Bookman Old Style"/>
              </w:rPr>
              <w:t>3.2.</w:t>
            </w:r>
            <w:r w:rsidR="000F74AA">
              <w:rPr>
                <w:rFonts w:asciiTheme="minorHAnsi" w:eastAsiaTheme="minorEastAsia" w:hAnsiTheme="minorHAnsi" w:cstheme="minorBidi"/>
                <w:sz w:val="22"/>
                <w:szCs w:val="22"/>
                <w:lang w:val="en-US"/>
              </w:rPr>
              <w:tab/>
            </w:r>
            <w:r w:rsidR="000F74AA" w:rsidRPr="008A5647">
              <w:rPr>
                <w:rStyle w:val="Hyperlink"/>
                <w:rFonts w:ascii="Bookman Old Style" w:hAnsi="Bookman Old Style"/>
              </w:rPr>
              <w:t>Network Reconnaissance</w:t>
            </w:r>
            <w:r w:rsidR="000F74AA">
              <w:rPr>
                <w:webHidden/>
              </w:rPr>
              <w:tab/>
            </w:r>
            <w:r>
              <w:rPr>
                <w:webHidden/>
              </w:rPr>
              <w:fldChar w:fldCharType="begin"/>
            </w:r>
            <w:r w:rsidR="000F74AA">
              <w:rPr>
                <w:webHidden/>
              </w:rPr>
              <w:instrText xml:space="preserve"> PAGEREF _Toc528001024 \h </w:instrText>
            </w:r>
            <w:r>
              <w:rPr>
                <w:webHidden/>
              </w:rPr>
            </w:r>
            <w:r>
              <w:rPr>
                <w:webHidden/>
              </w:rPr>
              <w:fldChar w:fldCharType="separate"/>
            </w:r>
            <w:r w:rsidR="000F74AA">
              <w:rPr>
                <w:webHidden/>
              </w:rPr>
              <w:t>32</w:t>
            </w:r>
            <w:r>
              <w:rPr>
                <w:webHidden/>
              </w:rPr>
              <w:fldChar w:fldCharType="end"/>
            </w:r>
          </w:hyperlink>
        </w:p>
        <w:p w:rsidR="000F74AA" w:rsidRDefault="00752A0C">
          <w:pPr>
            <w:pStyle w:val="TOC2"/>
            <w:rPr>
              <w:rFonts w:asciiTheme="minorHAnsi" w:eastAsiaTheme="minorEastAsia" w:hAnsiTheme="minorHAnsi" w:cstheme="minorBidi"/>
              <w:sz w:val="22"/>
              <w:szCs w:val="22"/>
              <w:lang w:val="en-US"/>
            </w:rPr>
          </w:pPr>
          <w:hyperlink w:anchor="_Toc528001025" w:history="1">
            <w:r w:rsidR="000F74AA" w:rsidRPr="008A5647">
              <w:rPr>
                <w:rStyle w:val="Hyperlink"/>
                <w:rFonts w:ascii="Bookman Old Style" w:hAnsi="Bookman Old Style"/>
              </w:rPr>
              <w:t>4.</w:t>
            </w:r>
            <w:r w:rsidR="000F74AA">
              <w:rPr>
                <w:rFonts w:asciiTheme="minorHAnsi" w:eastAsiaTheme="minorEastAsia" w:hAnsiTheme="minorHAnsi" w:cstheme="minorBidi"/>
                <w:sz w:val="22"/>
                <w:szCs w:val="22"/>
                <w:lang w:val="en-US"/>
              </w:rPr>
              <w:tab/>
            </w:r>
            <w:r w:rsidR="000F74AA" w:rsidRPr="008A5647">
              <w:rPr>
                <w:rStyle w:val="Hyperlink"/>
                <w:rFonts w:ascii="Bookman Old Style" w:hAnsi="Bookman Old Style"/>
              </w:rPr>
              <w:t>SSL Test</w:t>
            </w:r>
            <w:r w:rsidR="000F74AA">
              <w:rPr>
                <w:webHidden/>
              </w:rPr>
              <w:tab/>
            </w:r>
            <w:r>
              <w:rPr>
                <w:webHidden/>
              </w:rPr>
              <w:fldChar w:fldCharType="begin"/>
            </w:r>
            <w:r w:rsidR="000F74AA">
              <w:rPr>
                <w:webHidden/>
              </w:rPr>
              <w:instrText xml:space="preserve"> PAGEREF _Toc528001025 \h </w:instrText>
            </w:r>
            <w:r>
              <w:rPr>
                <w:webHidden/>
              </w:rPr>
            </w:r>
            <w:r>
              <w:rPr>
                <w:webHidden/>
              </w:rPr>
              <w:fldChar w:fldCharType="separate"/>
            </w:r>
            <w:r w:rsidR="000F74AA">
              <w:rPr>
                <w:webHidden/>
              </w:rPr>
              <w:t>32</w:t>
            </w:r>
            <w:r>
              <w:rPr>
                <w:webHidden/>
              </w:rPr>
              <w:fldChar w:fldCharType="end"/>
            </w:r>
          </w:hyperlink>
        </w:p>
        <w:p w:rsidR="000F74AA" w:rsidRDefault="00752A0C">
          <w:pPr>
            <w:pStyle w:val="TOC2"/>
            <w:rPr>
              <w:rFonts w:asciiTheme="minorHAnsi" w:eastAsiaTheme="minorEastAsia" w:hAnsiTheme="minorHAnsi" w:cstheme="minorBidi"/>
              <w:sz w:val="22"/>
              <w:szCs w:val="22"/>
              <w:lang w:val="en-US"/>
            </w:rPr>
          </w:pPr>
          <w:hyperlink w:anchor="_Toc528001026" w:history="1">
            <w:r w:rsidR="000F74AA" w:rsidRPr="008A5647">
              <w:rPr>
                <w:rStyle w:val="Hyperlink"/>
                <w:rFonts w:ascii="Bookman Old Style" w:hAnsi="Bookman Old Style"/>
              </w:rPr>
              <w:t>5.</w:t>
            </w:r>
            <w:r w:rsidR="000F74AA">
              <w:rPr>
                <w:rFonts w:asciiTheme="minorHAnsi" w:eastAsiaTheme="minorEastAsia" w:hAnsiTheme="minorHAnsi" w:cstheme="minorBidi"/>
                <w:sz w:val="22"/>
                <w:szCs w:val="22"/>
                <w:lang w:val="en-US"/>
              </w:rPr>
              <w:tab/>
            </w:r>
            <w:r w:rsidR="000F74AA" w:rsidRPr="008A5647">
              <w:rPr>
                <w:rStyle w:val="Hyperlink"/>
                <w:rFonts w:ascii="Bookman Old Style" w:hAnsi="Bookman Old Style"/>
              </w:rPr>
              <w:t>Scanned Items</w:t>
            </w:r>
            <w:r w:rsidR="000F74AA">
              <w:rPr>
                <w:webHidden/>
              </w:rPr>
              <w:tab/>
            </w:r>
            <w:r>
              <w:rPr>
                <w:webHidden/>
              </w:rPr>
              <w:fldChar w:fldCharType="begin"/>
            </w:r>
            <w:r w:rsidR="000F74AA">
              <w:rPr>
                <w:webHidden/>
              </w:rPr>
              <w:instrText xml:space="preserve"> PAGEREF _Toc528001026 \h </w:instrText>
            </w:r>
            <w:r>
              <w:rPr>
                <w:webHidden/>
              </w:rPr>
            </w:r>
            <w:r>
              <w:rPr>
                <w:webHidden/>
              </w:rPr>
              <w:fldChar w:fldCharType="separate"/>
            </w:r>
            <w:r w:rsidR="000F74AA">
              <w:rPr>
                <w:webHidden/>
              </w:rPr>
              <w:t>34</w:t>
            </w:r>
            <w:r>
              <w:rPr>
                <w:webHidden/>
              </w:rPr>
              <w:fldChar w:fldCharType="end"/>
            </w:r>
          </w:hyperlink>
        </w:p>
        <w:p w:rsidR="000F74AA" w:rsidRDefault="00752A0C">
          <w:pPr>
            <w:pStyle w:val="TOC2"/>
            <w:rPr>
              <w:rFonts w:asciiTheme="minorHAnsi" w:eastAsiaTheme="minorEastAsia" w:hAnsiTheme="minorHAnsi" w:cstheme="minorBidi"/>
              <w:sz w:val="22"/>
              <w:szCs w:val="22"/>
              <w:lang w:val="en-US"/>
            </w:rPr>
          </w:pPr>
          <w:hyperlink w:anchor="_Toc528001027" w:history="1">
            <w:r w:rsidR="000F74AA" w:rsidRPr="008A5647">
              <w:rPr>
                <w:rStyle w:val="Hyperlink"/>
                <w:rFonts w:ascii="Bookman Old Style" w:hAnsi="Bookman Old Style"/>
              </w:rPr>
              <w:t>6.</w:t>
            </w:r>
            <w:r w:rsidR="000F74AA">
              <w:rPr>
                <w:rFonts w:asciiTheme="minorHAnsi" w:eastAsiaTheme="minorEastAsia" w:hAnsiTheme="minorHAnsi" w:cstheme="minorBidi"/>
                <w:sz w:val="22"/>
                <w:szCs w:val="22"/>
                <w:lang w:val="en-US"/>
              </w:rPr>
              <w:tab/>
            </w:r>
            <w:r w:rsidR="000F74AA" w:rsidRPr="008A5647">
              <w:rPr>
                <w:rStyle w:val="Hyperlink"/>
                <w:rFonts w:ascii="Bookman Old Style" w:hAnsi="Bookman Old Style"/>
              </w:rPr>
              <w:t>Limitations</w:t>
            </w:r>
            <w:r w:rsidR="000F74AA">
              <w:rPr>
                <w:webHidden/>
              </w:rPr>
              <w:tab/>
            </w:r>
            <w:r>
              <w:rPr>
                <w:webHidden/>
              </w:rPr>
              <w:fldChar w:fldCharType="begin"/>
            </w:r>
            <w:r w:rsidR="000F74AA">
              <w:rPr>
                <w:webHidden/>
              </w:rPr>
              <w:instrText xml:space="preserve"> PAGEREF _Toc528001027 \h </w:instrText>
            </w:r>
            <w:r>
              <w:rPr>
                <w:webHidden/>
              </w:rPr>
            </w:r>
            <w:r>
              <w:rPr>
                <w:webHidden/>
              </w:rPr>
              <w:fldChar w:fldCharType="separate"/>
            </w:r>
            <w:r w:rsidR="000F74AA">
              <w:rPr>
                <w:webHidden/>
              </w:rPr>
              <w:t>38</w:t>
            </w:r>
            <w:r>
              <w:rPr>
                <w:webHidden/>
              </w:rPr>
              <w:fldChar w:fldCharType="end"/>
            </w:r>
          </w:hyperlink>
        </w:p>
        <w:p w:rsidR="007D49A3" w:rsidRPr="004830A4" w:rsidRDefault="00752A0C">
          <w:pPr>
            <w:rPr>
              <w:rFonts w:ascii="Bookman Old Style" w:hAnsi="Bookman Old Style"/>
            </w:rPr>
          </w:pPr>
          <w:r w:rsidRPr="004830A4">
            <w:rPr>
              <w:rFonts w:ascii="Bookman Old Style" w:hAnsi="Bookman Old Style"/>
              <w:b/>
              <w:bCs/>
              <w:noProof/>
            </w:rPr>
            <w:fldChar w:fldCharType="end"/>
          </w:r>
        </w:p>
      </w:sdtContent>
    </w:sdt>
    <w:p w:rsidR="004A759E" w:rsidRPr="004830A4" w:rsidRDefault="004A759E" w:rsidP="00D74884">
      <w:pPr>
        <w:pStyle w:val="PrefaceTitle"/>
        <w:numPr>
          <w:ilvl w:val="0"/>
          <w:numId w:val="15"/>
        </w:numPr>
        <w:spacing w:after="0"/>
        <w:ind w:left="426" w:hanging="426"/>
        <w:jc w:val="both"/>
        <w:rPr>
          <w:rFonts w:ascii="Bookman Old Style" w:hAnsi="Bookman Old Style" w:cs="Times New Roman"/>
          <w:i w:val="0"/>
          <w:sz w:val="36"/>
        </w:rPr>
      </w:pPr>
      <w:bookmarkStart w:id="13" w:name="_Toc528001006"/>
      <w:r w:rsidRPr="004830A4">
        <w:rPr>
          <w:rFonts w:ascii="Bookman Old Style" w:hAnsi="Bookman Old Style" w:cs="Times New Roman"/>
          <w:i w:val="0"/>
          <w:sz w:val="36"/>
        </w:rPr>
        <w:lastRenderedPageBreak/>
        <w:t xml:space="preserve">Executive </w:t>
      </w:r>
      <w:bookmarkEnd w:id="0"/>
      <w:r w:rsidR="00537801" w:rsidRPr="004830A4">
        <w:rPr>
          <w:rFonts w:ascii="Bookman Old Style" w:hAnsi="Bookman Old Style" w:cs="Times New Roman"/>
          <w:i w:val="0"/>
          <w:sz w:val="36"/>
        </w:rPr>
        <w:t>S</w:t>
      </w:r>
      <w:r w:rsidRPr="004830A4">
        <w:rPr>
          <w:rFonts w:ascii="Bookman Old Style" w:hAnsi="Bookman Old Style" w:cs="Times New Roman"/>
          <w:i w:val="0"/>
          <w:sz w:val="36"/>
        </w:rPr>
        <w:t>ummary</w:t>
      </w:r>
      <w:bookmarkEnd w:id="1"/>
      <w:bookmarkEnd w:id="2"/>
      <w:bookmarkEnd w:id="13"/>
    </w:p>
    <w:p w:rsidR="00CC1A9A" w:rsidRPr="004830A4" w:rsidRDefault="00537801" w:rsidP="00D74884">
      <w:pPr>
        <w:pStyle w:val="Heading2"/>
        <w:numPr>
          <w:ilvl w:val="1"/>
          <w:numId w:val="15"/>
        </w:numPr>
        <w:spacing w:before="0"/>
        <w:ind w:left="426" w:hanging="426"/>
        <w:rPr>
          <w:rFonts w:ascii="Bookman Old Style" w:hAnsi="Bookman Old Style"/>
          <w:sz w:val="32"/>
          <w:szCs w:val="32"/>
        </w:rPr>
      </w:pPr>
      <w:bookmarkStart w:id="14" w:name="_Toc528001007"/>
      <w:r w:rsidRPr="004830A4">
        <w:rPr>
          <w:rFonts w:ascii="Bookman Old Style" w:hAnsi="Bookman Old Style"/>
          <w:sz w:val="32"/>
          <w:szCs w:val="32"/>
        </w:rPr>
        <w:t>Introduction</w:t>
      </w:r>
      <w:bookmarkEnd w:id="14"/>
    </w:p>
    <w:p w:rsidR="00812D51" w:rsidRDefault="00812D51" w:rsidP="004830A4">
      <w:pPr>
        <w:pStyle w:val="PwCNormal"/>
        <w:numPr>
          <w:ilvl w:val="0"/>
          <w:numId w:val="0"/>
        </w:numPr>
        <w:spacing w:after="120"/>
        <w:jc w:val="both"/>
        <w:rPr>
          <w:rFonts w:ascii="Bookman Old Style" w:hAnsi="Bookman Old Style" w:cs="Times New Roman"/>
          <w:sz w:val="22"/>
        </w:rPr>
      </w:pPr>
      <w:r>
        <w:rPr>
          <w:rFonts w:ascii="Bookman Old Style" w:hAnsi="Bookman Old Style" w:cs="Times New Roman"/>
          <w:sz w:val="22"/>
        </w:rPr>
        <w:t xml:space="preserve">The General Administration Department (GAD) </w:t>
      </w:r>
      <w:r w:rsidRPr="00812D51">
        <w:rPr>
          <w:rFonts w:ascii="Bookman Old Style" w:hAnsi="Bookman Old Style" w:cs="Times New Roman"/>
          <w:sz w:val="22"/>
        </w:rPr>
        <w:t>deals with the entire gamut of personnel management in the Government- recruitment, training, performance evaluation, promotion, discipline, placement, service conditions and so on.</w:t>
      </w:r>
    </w:p>
    <w:p w:rsidR="00597108" w:rsidRPr="004830A4" w:rsidRDefault="00597108" w:rsidP="004830A4">
      <w:pPr>
        <w:pStyle w:val="PwCNormal"/>
        <w:numPr>
          <w:ilvl w:val="0"/>
          <w:numId w:val="0"/>
        </w:numPr>
        <w:spacing w:after="120"/>
        <w:jc w:val="both"/>
        <w:rPr>
          <w:rFonts w:ascii="Bookman Old Style" w:hAnsi="Bookman Old Style"/>
          <w:b/>
          <w:i/>
          <w:sz w:val="22"/>
        </w:rPr>
      </w:pPr>
      <w:r w:rsidRPr="004830A4">
        <w:rPr>
          <w:rFonts w:ascii="Bookman Old Style" w:hAnsi="Bookman Old Style" w:cs="Times New Roman"/>
          <w:sz w:val="22"/>
        </w:rPr>
        <w:t>Andhra Pradesh Technology Services (hereon referred as APTS) performed the Cyber Security Assessment of</w:t>
      </w:r>
      <w:r w:rsidR="00627CA2">
        <w:rPr>
          <w:rFonts w:ascii="Bookman Old Style" w:hAnsi="Bookman Old Style" w:cs="Times New Roman"/>
          <w:sz w:val="22"/>
        </w:rPr>
        <w:t xml:space="preserve"> AP Codes </w:t>
      </w:r>
      <w:r w:rsidR="00AF7EBD" w:rsidRPr="004830A4">
        <w:rPr>
          <w:rFonts w:ascii="Bookman Old Style" w:hAnsi="Bookman Old Style" w:cs="Times New Roman"/>
          <w:sz w:val="22"/>
        </w:rPr>
        <w:t xml:space="preserve">Application for </w:t>
      </w:r>
      <w:r w:rsidR="00627CA2">
        <w:rPr>
          <w:rFonts w:ascii="Bookman Old Style" w:hAnsi="Bookman Old Style" w:cs="Times New Roman"/>
          <w:sz w:val="22"/>
        </w:rPr>
        <w:t>General Administration</w:t>
      </w:r>
      <w:r w:rsidR="00AF7EBD" w:rsidRPr="004830A4">
        <w:rPr>
          <w:rFonts w:ascii="Bookman Old Style" w:hAnsi="Bookman Old Style" w:cs="Times New Roman"/>
          <w:sz w:val="22"/>
        </w:rPr>
        <w:t xml:space="preserve"> Department </w:t>
      </w:r>
      <w:r w:rsidRPr="004830A4">
        <w:rPr>
          <w:rFonts w:ascii="Bookman Old Style" w:hAnsi="Bookman Old Style" w:cs="Times New Roman"/>
          <w:sz w:val="22"/>
        </w:rPr>
        <w:t>to determine, if any weakness exist in the application.</w:t>
      </w:r>
    </w:p>
    <w:p w:rsidR="00597108" w:rsidRPr="004830A4" w:rsidRDefault="00597108" w:rsidP="00AF7EBD">
      <w:pPr>
        <w:rPr>
          <w:rFonts w:ascii="Bookman Old Style" w:hAnsi="Bookman Old Style"/>
        </w:rPr>
      </w:pPr>
    </w:p>
    <w:p w:rsidR="00597108" w:rsidRPr="004830A4" w:rsidRDefault="00597108" w:rsidP="00D74884">
      <w:pPr>
        <w:pStyle w:val="Heading2"/>
        <w:numPr>
          <w:ilvl w:val="1"/>
          <w:numId w:val="15"/>
        </w:numPr>
        <w:spacing w:before="0"/>
        <w:ind w:left="426" w:hanging="426"/>
        <w:rPr>
          <w:rFonts w:ascii="Bookman Old Style" w:hAnsi="Bookman Old Style"/>
          <w:sz w:val="32"/>
          <w:szCs w:val="32"/>
        </w:rPr>
      </w:pPr>
      <w:bookmarkStart w:id="15" w:name="_Toc528001008"/>
      <w:r w:rsidRPr="004830A4">
        <w:rPr>
          <w:rFonts w:ascii="Bookman Old Style" w:hAnsi="Bookman Old Style"/>
          <w:sz w:val="32"/>
          <w:szCs w:val="32"/>
        </w:rPr>
        <w:t>Engagement Specific Details</w:t>
      </w:r>
      <w:bookmarkEnd w:id="15"/>
    </w:p>
    <w:p w:rsidR="003E590C" w:rsidRPr="004830A4" w:rsidRDefault="003E590C" w:rsidP="003E590C">
      <w:pPr>
        <w:pStyle w:val="BodyText"/>
        <w:rPr>
          <w:rFonts w:ascii="Bookman Old Style" w:hAnsi="Bookman Old Style"/>
        </w:rPr>
      </w:pPr>
    </w:p>
    <w:tbl>
      <w:tblPr>
        <w:tblStyle w:val="TableGrid"/>
        <w:tblW w:w="9085" w:type="dxa"/>
        <w:tblLook w:val="04A0"/>
      </w:tblPr>
      <w:tblGrid>
        <w:gridCol w:w="805"/>
        <w:gridCol w:w="6390"/>
        <w:gridCol w:w="1890"/>
      </w:tblGrid>
      <w:tr w:rsidR="006F4B49" w:rsidRPr="004830A4" w:rsidTr="00056B18">
        <w:tc>
          <w:tcPr>
            <w:tcW w:w="805" w:type="dxa"/>
            <w:shd w:val="clear" w:color="auto" w:fill="0070C0"/>
          </w:tcPr>
          <w:p w:rsidR="006F4B49" w:rsidRPr="004830A4" w:rsidRDefault="006F4B49" w:rsidP="006F4B49">
            <w:pPr>
              <w:pStyle w:val="PwCNormal"/>
              <w:numPr>
                <w:ilvl w:val="0"/>
                <w:numId w:val="14"/>
              </w:numPr>
              <w:spacing w:after="120"/>
              <w:jc w:val="center"/>
              <w:rPr>
                <w:rFonts w:ascii="Bookman Old Style" w:hAnsi="Bookman Old Style" w:cs="Times New Roman"/>
                <w:b/>
                <w:color w:val="FFFFFF" w:themeColor="background1"/>
              </w:rPr>
            </w:pPr>
            <w:r w:rsidRPr="004830A4">
              <w:rPr>
                <w:rFonts w:ascii="Bookman Old Style" w:hAnsi="Bookman Old Style" w:cs="Times New Roman"/>
                <w:b/>
                <w:color w:val="FFFFFF" w:themeColor="background1"/>
              </w:rPr>
              <w:t>S. No.</w:t>
            </w:r>
          </w:p>
        </w:tc>
        <w:tc>
          <w:tcPr>
            <w:tcW w:w="6390" w:type="dxa"/>
            <w:shd w:val="clear" w:color="auto" w:fill="0070C0"/>
          </w:tcPr>
          <w:p w:rsidR="006F4B49" w:rsidRPr="004830A4" w:rsidRDefault="006F4B49" w:rsidP="0012517F">
            <w:pPr>
              <w:pStyle w:val="PwCNormal"/>
              <w:numPr>
                <w:ilvl w:val="0"/>
                <w:numId w:val="0"/>
              </w:numPr>
              <w:spacing w:after="120"/>
              <w:jc w:val="center"/>
              <w:rPr>
                <w:rFonts w:ascii="Bookman Old Style" w:hAnsi="Bookman Old Style" w:cs="Times New Roman"/>
                <w:b/>
                <w:color w:val="FFFFFF" w:themeColor="background1"/>
              </w:rPr>
            </w:pPr>
            <w:r w:rsidRPr="004830A4">
              <w:rPr>
                <w:rFonts w:ascii="Bookman Old Style" w:hAnsi="Bookman Old Style" w:cs="Times New Roman"/>
                <w:b/>
                <w:color w:val="FFFFFF" w:themeColor="background1"/>
                <w:sz w:val="22"/>
              </w:rPr>
              <w:t>Activity</w:t>
            </w:r>
          </w:p>
        </w:tc>
        <w:tc>
          <w:tcPr>
            <w:tcW w:w="1890" w:type="dxa"/>
            <w:shd w:val="clear" w:color="auto" w:fill="0070C0"/>
          </w:tcPr>
          <w:p w:rsidR="006F4B49" w:rsidRPr="004830A4" w:rsidRDefault="006F4B49" w:rsidP="006F4B49">
            <w:pPr>
              <w:pStyle w:val="PwCNormal"/>
              <w:numPr>
                <w:ilvl w:val="0"/>
                <w:numId w:val="14"/>
              </w:numPr>
              <w:spacing w:after="120"/>
              <w:jc w:val="center"/>
              <w:rPr>
                <w:rFonts w:ascii="Bookman Old Style" w:hAnsi="Bookman Old Style" w:cs="Times New Roman"/>
                <w:b/>
                <w:color w:val="FFFFFF" w:themeColor="background1"/>
              </w:rPr>
            </w:pPr>
            <w:r w:rsidRPr="004830A4">
              <w:rPr>
                <w:rFonts w:ascii="Bookman Old Style" w:hAnsi="Bookman Old Style" w:cs="Times New Roman"/>
                <w:b/>
                <w:color w:val="FFFFFF" w:themeColor="background1"/>
                <w:sz w:val="22"/>
              </w:rPr>
              <w:t>Date</w:t>
            </w:r>
          </w:p>
        </w:tc>
      </w:tr>
      <w:tr w:rsidR="006F4B49" w:rsidRPr="004830A4" w:rsidTr="0012517F">
        <w:tc>
          <w:tcPr>
            <w:tcW w:w="805" w:type="dxa"/>
          </w:tcPr>
          <w:p w:rsidR="006F4B49" w:rsidRPr="004830A4" w:rsidRDefault="006F4B49"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1.</w:t>
            </w:r>
          </w:p>
        </w:tc>
        <w:tc>
          <w:tcPr>
            <w:tcW w:w="6390" w:type="dxa"/>
          </w:tcPr>
          <w:p w:rsidR="006F4B49" w:rsidRPr="004830A4" w:rsidRDefault="006F4B49"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Start date of engagement</w:t>
            </w:r>
          </w:p>
        </w:tc>
        <w:tc>
          <w:tcPr>
            <w:tcW w:w="1890" w:type="dxa"/>
          </w:tcPr>
          <w:p w:rsidR="00627CA2" w:rsidRPr="00627CA2" w:rsidRDefault="00627CA2" w:rsidP="00627CA2">
            <w:pPr>
              <w:pStyle w:val="PwCNormal"/>
              <w:numPr>
                <w:ilvl w:val="0"/>
                <w:numId w:val="14"/>
              </w:numPr>
              <w:spacing w:after="120"/>
              <w:rPr>
                <w:rFonts w:ascii="Bookman Old Style" w:hAnsi="Bookman Old Style" w:cs="Times New Roman"/>
                <w:sz w:val="22"/>
              </w:rPr>
            </w:pPr>
            <w:r w:rsidRPr="00627CA2">
              <w:rPr>
                <w:rFonts w:ascii="Bookman Old Style" w:hAnsi="Bookman Old Style" w:cs="Times New Roman"/>
                <w:sz w:val="22"/>
              </w:rPr>
              <w:t>09/10/2018</w:t>
            </w:r>
          </w:p>
        </w:tc>
      </w:tr>
      <w:tr w:rsidR="006F4B49" w:rsidRPr="004830A4" w:rsidTr="0012517F">
        <w:tc>
          <w:tcPr>
            <w:tcW w:w="805" w:type="dxa"/>
          </w:tcPr>
          <w:p w:rsidR="006F4B49" w:rsidRPr="004830A4" w:rsidRDefault="006F4B49"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2.</w:t>
            </w:r>
          </w:p>
        </w:tc>
        <w:tc>
          <w:tcPr>
            <w:tcW w:w="6390" w:type="dxa"/>
          </w:tcPr>
          <w:p w:rsidR="006F4B49" w:rsidRPr="004830A4" w:rsidRDefault="006F4B49"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Submission date of initial report</w:t>
            </w:r>
          </w:p>
        </w:tc>
        <w:tc>
          <w:tcPr>
            <w:tcW w:w="1890" w:type="dxa"/>
          </w:tcPr>
          <w:p w:rsidR="006F4B49" w:rsidRPr="00627CA2" w:rsidRDefault="00627CA2" w:rsidP="00597108">
            <w:pPr>
              <w:pStyle w:val="PwCNormal"/>
              <w:numPr>
                <w:ilvl w:val="0"/>
                <w:numId w:val="14"/>
              </w:numPr>
              <w:spacing w:after="120"/>
              <w:rPr>
                <w:rFonts w:ascii="Bookman Old Style" w:hAnsi="Bookman Old Style" w:cs="Times New Roman"/>
                <w:sz w:val="22"/>
              </w:rPr>
            </w:pPr>
            <w:r w:rsidRPr="00627CA2">
              <w:rPr>
                <w:rFonts w:ascii="Bookman Old Style" w:hAnsi="Bookman Old Style" w:cs="Times New Roman"/>
                <w:sz w:val="22"/>
              </w:rPr>
              <w:t>11/10/2018</w:t>
            </w:r>
          </w:p>
        </w:tc>
      </w:tr>
      <w:tr w:rsidR="008E271F" w:rsidRPr="004830A4" w:rsidTr="0012517F">
        <w:tc>
          <w:tcPr>
            <w:tcW w:w="805" w:type="dxa"/>
          </w:tcPr>
          <w:p w:rsidR="008E271F" w:rsidRPr="004830A4" w:rsidRDefault="008E271F" w:rsidP="00597108">
            <w:pPr>
              <w:pStyle w:val="PwCNormal"/>
              <w:numPr>
                <w:ilvl w:val="0"/>
                <w:numId w:val="14"/>
              </w:numPr>
              <w:spacing w:after="120"/>
              <w:rPr>
                <w:rFonts w:ascii="Bookman Old Style" w:hAnsi="Bookman Old Style" w:cs="Times New Roman"/>
                <w:sz w:val="22"/>
              </w:rPr>
            </w:pPr>
            <w:r>
              <w:rPr>
                <w:rFonts w:ascii="Bookman Old Style" w:hAnsi="Bookman Old Style" w:cs="Times New Roman"/>
                <w:sz w:val="22"/>
              </w:rPr>
              <w:t>3.</w:t>
            </w:r>
          </w:p>
        </w:tc>
        <w:tc>
          <w:tcPr>
            <w:tcW w:w="6390" w:type="dxa"/>
          </w:tcPr>
          <w:p w:rsidR="008E271F" w:rsidRPr="004830A4" w:rsidRDefault="008E271F"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 xml:space="preserve">Submission date of </w:t>
            </w:r>
            <w:r>
              <w:rPr>
                <w:rFonts w:ascii="Bookman Old Style" w:hAnsi="Bookman Old Style" w:cs="Times New Roman"/>
                <w:sz w:val="22"/>
              </w:rPr>
              <w:t>confirmatory review</w:t>
            </w:r>
          </w:p>
        </w:tc>
        <w:tc>
          <w:tcPr>
            <w:tcW w:w="1890" w:type="dxa"/>
          </w:tcPr>
          <w:p w:rsidR="008E271F" w:rsidRPr="00627CA2" w:rsidRDefault="00C56002" w:rsidP="00597108">
            <w:pPr>
              <w:pStyle w:val="PwCNormal"/>
              <w:numPr>
                <w:ilvl w:val="0"/>
                <w:numId w:val="14"/>
              </w:numPr>
              <w:spacing w:after="120"/>
              <w:rPr>
                <w:rFonts w:ascii="Bookman Old Style" w:hAnsi="Bookman Old Style" w:cs="Times New Roman"/>
                <w:sz w:val="22"/>
              </w:rPr>
            </w:pPr>
            <w:r>
              <w:rPr>
                <w:rFonts w:ascii="Bookman Old Style" w:hAnsi="Bookman Old Style" w:cs="Times New Roman"/>
                <w:sz w:val="22"/>
              </w:rPr>
              <w:t>22/10/2018</w:t>
            </w:r>
          </w:p>
        </w:tc>
      </w:tr>
    </w:tbl>
    <w:p w:rsidR="0012517F" w:rsidRPr="004830A4" w:rsidRDefault="0012517F" w:rsidP="0012517F">
      <w:pPr>
        <w:pStyle w:val="PwCNormal"/>
        <w:numPr>
          <w:ilvl w:val="0"/>
          <w:numId w:val="0"/>
        </w:numPr>
        <w:spacing w:after="120"/>
        <w:rPr>
          <w:rFonts w:ascii="Bookman Old Style" w:hAnsi="Bookman Old Style"/>
        </w:rPr>
      </w:pPr>
    </w:p>
    <w:tbl>
      <w:tblPr>
        <w:tblStyle w:val="TableGrid"/>
        <w:tblW w:w="9085" w:type="dxa"/>
        <w:tblLook w:val="04A0"/>
      </w:tblPr>
      <w:tblGrid>
        <w:gridCol w:w="780"/>
        <w:gridCol w:w="1905"/>
        <w:gridCol w:w="2302"/>
        <w:gridCol w:w="2271"/>
        <w:gridCol w:w="1827"/>
      </w:tblGrid>
      <w:tr w:rsidR="00982BA4" w:rsidRPr="004830A4" w:rsidTr="00627CA2">
        <w:tc>
          <w:tcPr>
            <w:tcW w:w="780" w:type="dxa"/>
            <w:shd w:val="clear" w:color="auto" w:fill="0070C0"/>
          </w:tcPr>
          <w:p w:rsidR="00982BA4" w:rsidRPr="004830A4" w:rsidRDefault="00982BA4" w:rsidP="0012517F">
            <w:pPr>
              <w:pStyle w:val="PwCNormal"/>
              <w:numPr>
                <w:ilvl w:val="0"/>
                <w:numId w:val="14"/>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S. No</w:t>
            </w:r>
          </w:p>
        </w:tc>
        <w:tc>
          <w:tcPr>
            <w:tcW w:w="1905" w:type="dxa"/>
            <w:shd w:val="clear" w:color="auto" w:fill="0070C0"/>
          </w:tcPr>
          <w:p w:rsidR="00982BA4" w:rsidRPr="004830A4"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Area</w:t>
            </w:r>
          </w:p>
        </w:tc>
        <w:tc>
          <w:tcPr>
            <w:tcW w:w="2302" w:type="dxa"/>
            <w:shd w:val="clear" w:color="auto" w:fill="0070C0"/>
          </w:tcPr>
          <w:p w:rsidR="00982BA4" w:rsidRPr="004830A4"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Review Performed By</w:t>
            </w:r>
          </w:p>
        </w:tc>
        <w:tc>
          <w:tcPr>
            <w:tcW w:w="2271" w:type="dxa"/>
            <w:shd w:val="clear" w:color="auto" w:fill="0070C0"/>
          </w:tcPr>
          <w:p w:rsidR="00982BA4" w:rsidRPr="004830A4"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Application SPOC</w:t>
            </w:r>
          </w:p>
        </w:tc>
        <w:tc>
          <w:tcPr>
            <w:tcW w:w="1827" w:type="dxa"/>
            <w:shd w:val="clear" w:color="auto" w:fill="0070C0"/>
          </w:tcPr>
          <w:p w:rsidR="00982BA4" w:rsidRPr="004830A4"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Department Name</w:t>
            </w:r>
          </w:p>
        </w:tc>
      </w:tr>
      <w:tr w:rsidR="00982BA4" w:rsidRPr="004830A4" w:rsidTr="00627CA2">
        <w:tc>
          <w:tcPr>
            <w:tcW w:w="780" w:type="dxa"/>
          </w:tcPr>
          <w:p w:rsidR="00982BA4" w:rsidRPr="004830A4" w:rsidRDefault="00982BA4"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1.</w:t>
            </w:r>
          </w:p>
        </w:tc>
        <w:tc>
          <w:tcPr>
            <w:tcW w:w="1905" w:type="dxa"/>
          </w:tcPr>
          <w:p w:rsidR="00982BA4" w:rsidRPr="004830A4" w:rsidRDefault="00982BA4"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Application Security Assessment</w:t>
            </w:r>
          </w:p>
        </w:tc>
        <w:tc>
          <w:tcPr>
            <w:tcW w:w="2302" w:type="dxa"/>
          </w:tcPr>
          <w:p w:rsidR="00982BA4" w:rsidRPr="00627CA2" w:rsidRDefault="00627CA2" w:rsidP="00597108">
            <w:pPr>
              <w:pStyle w:val="PwCNormal"/>
              <w:numPr>
                <w:ilvl w:val="0"/>
                <w:numId w:val="14"/>
              </w:numPr>
              <w:spacing w:after="120"/>
              <w:rPr>
                <w:rFonts w:ascii="Bookman Old Style" w:hAnsi="Bookman Old Style" w:cs="Times New Roman"/>
                <w:sz w:val="22"/>
              </w:rPr>
            </w:pPr>
            <w:r w:rsidRPr="00627CA2">
              <w:rPr>
                <w:rFonts w:ascii="Bookman Old Style" w:hAnsi="Bookman Old Style" w:cs="Times New Roman"/>
                <w:sz w:val="22"/>
              </w:rPr>
              <w:t xml:space="preserve">Ch. </w:t>
            </w:r>
            <w:proofErr w:type="spellStart"/>
            <w:r w:rsidRPr="00627CA2">
              <w:rPr>
                <w:rFonts w:ascii="Bookman Old Style" w:hAnsi="Bookman Old Style" w:cs="Times New Roman"/>
                <w:sz w:val="22"/>
              </w:rPr>
              <w:t>Sai</w:t>
            </w:r>
            <w:proofErr w:type="spellEnd"/>
            <w:r w:rsidRPr="00627CA2">
              <w:rPr>
                <w:rFonts w:ascii="Bookman Old Style" w:hAnsi="Bookman Old Style" w:cs="Times New Roman"/>
                <w:sz w:val="22"/>
              </w:rPr>
              <w:t xml:space="preserve"> Suresh</w:t>
            </w:r>
          </w:p>
        </w:tc>
        <w:tc>
          <w:tcPr>
            <w:tcW w:w="2271" w:type="dxa"/>
          </w:tcPr>
          <w:p w:rsidR="00982BA4" w:rsidRPr="00680F5F" w:rsidRDefault="00680F5F" w:rsidP="00597108">
            <w:pPr>
              <w:pStyle w:val="PwCNormal"/>
              <w:numPr>
                <w:ilvl w:val="0"/>
                <w:numId w:val="14"/>
              </w:numPr>
              <w:spacing w:after="120"/>
              <w:rPr>
                <w:rFonts w:ascii="Bookman Old Style" w:hAnsi="Bookman Old Style" w:cs="Times New Roman"/>
                <w:sz w:val="22"/>
              </w:rPr>
            </w:pPr>
            <w:r w:rsidRPr="00680F5F">
              <w:rPr>
                <w:rFonts w:ascii="Bookman Old Style" w:hAnsi="Bookman Old Style" w:cs="Times New Roman"/>
                <w:sz w:val="22"/>
              </w:rPr>
              <w:t xml:space="preserve">Praveen </w:t>
            </w:r>
            <w:proofErr w:type="spellStart"/>
            <w:r w:rsidRPr="00680F5F">
              <w:rPr>
                <w:rFonts w:ascii="Bookman Old Style" w:hAnsi="Bookman Old Style" w:cs="Times New Roman"/>
                <w:sz w:val="22"/>
              </w:rPr>
              <w:t>Kodi</w:t>
            </w:r>
            <w:proofErr w:type="spellEnd"/>
          </w:p>
        </w:tc>
        <w:tc>
          <w:tcPr>
            <w:tcW w:w="1827" w:type="dxa"/>
          </w:tcPr>
          <w:p w:rsidR="00982BA4" w:rsidRPr="004830A4" w:rsidRDefault="00627CA2" w:rsidP="00597108">
            <w:pPr>
              <w:pStyle w:val="PwCNormal"/>
              <w:numPr>
                <w:ilvl w:val="0"/>
                <w:numId w:val="14"/>
              </w:numPr>
              <w:spacing w:after="120"/>
              <w:rPr>
                <w:rFonts w:ascii="Bookman Old Style" w:hAnsi="Bookman Old Style" w:cs="Times New Roman"/>
                <w:sz w:val="22"/>
                <w:highlight w:val="yellow"/>
              </w:rPr>
            </w:pPr>
            <w:r>
              <w:rPr>
                <w:rFonts w:ascii="Bookman Old Style" w:hAnsi="Bookman Old Style" w:cs="Times New Roman"/>
                <w:sz w:val="22"/>
              </w:rPr>
              <w:t>General Administration</w:t>
            </w:r>
            <w:r w:rsidRPr="004830A4">
              <w:rPr>
                <w:rFonts w:ascii="Bookman Old Style" w:hAnsi="Bookman Old Style" w:cs="Times New Roman"/>
                <w:sz w:val="22"/>
              </w:rPr>
              <w:t xml:space="preserve"> Department</w:t>
            </w:r>
          </w:p>
        </w:tc>
      </w:tr>
      <w:tr w:rsidR="00680F5F" w:rsidRPr="004830A4" w:rsidTr="00627CA2">
        <w:tc>
          <w:tcPr>
            <w:tcW w:w="780" w:type="dxa"/>
          </w:tcPr>
          <w:p w:rsidR="00680F5F" w:rsidRPr="004830A4" w:rsidRDefault="00680F5F"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2.</w:t>
            </w:r>
          </w:p>
        </w:tc>
        <w:tc>
          <w:tcPr>
            <w:tcW w:w="1905" w:type="dxa"/>
          </w:tcPr>
          <w:p w:rsidR="00680F5F" w:rsidRPr="004830A4" w:rsidRDefault="00680F5F"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Server Vulnerability Assessment</w:t>
            </w:r>
          </w:p>
        </w:tc>
        <w:tc>
          <w:tcPr>
            <w:tcW w:w="2302" w:type="dxa"/>
          </w:tcPr>
          <w:p w:rsidR="00680F5F" w:rsidRPr="00627CA2" w:rsidRDefault="00680F5F" w:rsidP="00DD1FAA">
            <w:pPr>
              <w:pStyle w:val="PwCNormal"/>
              <w:numPr>
                <w:ilvl w:val="0"/>
                <w:numId w:val="14"/>
              </w:numPr>
              <w:spacing w:after="120"/>
              <w:rPr>
                <w:rFonts w:ascii="Bookman Old Style" w:hAnsi="Bookman Old Style" w:cs="Times New Roman"/>
                <w:sz w:val="22"/>
              </w:rPr>
            </w:pPr>
            <w:r w:rsidRPr="00627CA2">
              <w:rPr>
                <w:rFonts w:ascii="Bookman Old Style" w:hAnsi="Bookman Old Style" w:cs="Times New Roman"/>
                <w:sz w:val="22"/>
              </w:rPr>
              <w:t xml:space="preserve">Ch. </w:t>
            </w:r>
            <w:proofErr w:type="spellStart"/>
            <w:r w:rsidRPr="00627CA2">
              <w:rPr>
                <w:rFonts w:ascii="Bookman Old Style" w:hAnsi="Bookman Old Style" w:cs="Times New Roman"/>
                <w:sz w:val="22"/>
              </w:rPr>
              <w:t>Sai</w:t>
            </w:r>
            <w:proofErr w:type="spellEnd"/>
            <w:r w:rsidRPr="00627CA2">
              <w:rPr>
                <w:rFonts w:ascii="Bookman Old Style" w:hAnsi="Bookman Old Style" w:cs="Times New Roman"/>
                <w:sz w:val="22"/>
              </w:rPr>
              <w:t xml:space="preserve"> Suresh</w:t>
            </w:r>
          </w:p>
        </w:tc>
        <w:tc>
          <w:tcPr>
            <w:tcW w:w="2271" w:type="dxa"/>
          </w:tcPr>
          <w:p w:rsidR="00680F5F" w:rsidRPr="00680F5F" w:rsidRDefault="00680F5F" w:rsidP="00B400BE">
            <w:pPr>
              <w:pStyle w:val="PwCNormal"/>
              <w:numPr>
                <w:ilvl w:val="0"/>
                <w:numId w:val="14"/>
              </w:numPr>
              <w:spacing w:after="120"/>
              <w:rPr>
                <w:rFonts w:ascii="Bookman Old Style" w:hAnsi="Bookman Old Style" w:cs="Times New Roman"/>
                <w:sz w:val="22"/>
              </w:rPr>
            </w:pPr>
            <w:r w:rsidRPr="00680F5F">
              <w:rPr>
                <w:rFonts w:ascii="Bookman Old Style" w:hAnsi="Bookman Old Style" w:cs="Times New Roman"/>
                <w:sz w:val="22"/>
              </w:rPr>
              <w:t xml:space="preserve">Praveen </w:t>
            </w:r>
            <w:proofErr w:type="spellStart"/>
            <w:r w:rsidRPr="00680F5F">
              <w:rPr>
                <w:rFonts w:ascii="Bookman Old Style" w:hAnsi="Bookman Old Style" w:cs="Times New Roman"/>
                <w:sz w:val="22"/>
              </w:rPr>
              <w:t>Kodi</w:t>
            </w:r>
            <w:proofErr w:type="spellEnd"/>
          </w:p>
        </w:tc>
        <w:tc>
          <w:tcPr>
            <w:tcW w:w="1827" w:type="dxa"/>
          </w:tcPr>
          <w:p w:rsidR="00680F5F" w:rsidRPr="004830A4" w:rsidRDefault="00680F5F" w:rsidP="00597108">
            <w:pPr>
              <w:pStyle w:val="PwCNormal"/>
              <w:numPr>
                <w:ilvl w:val="0"/>
                <w:numId w:val="14"/>
              </w:numPr>
              <w:spacing w:after="120"/>
              <w:rPr>
                <w:rFonts w:ascii="Bookman Old Style" w:hAnsi="Bookman Old Style" w:cs="Times New Roman"/>
                <w:sz w:val="22"/>
                <w:highlight w:val="yellow"/>
              </w:rPr>
            </w:pPr>
            <w:r>
              <w:rPr>
                <w:rFonts w:ascii="Bookman Old Style" w:hAnsi="Bookman Old Style" w:cs="Times New Roman"/>
                <w:sz w:val="22"/>
              </w:rPr>
              <w:t>General Administration</w:t>
            </w:r>
            <w:r w:rsidRPr="004830A4">
              <w:rPr>
                <w:rFonts w:ascii="Bookman Old Style" w:hAnsi="Bookman Old Style" w:cs="Times New Roman"/>
                <w:sz w:val="22"/>
              </w:rPr>
              <w:t xml:space="preserve"> Department</w:t>
            </w:r>
          </w:p>
        </w:tc>
      </w:tr>
    </w:tbl>
    <w:p w:rsidR="00597108" w:rsidRPr="004830A4" w:rsidRDefault="00597108" w:rsidP="00597108">
      <w:pPr>
        <w:pStyle w:val="PwCNormal"/>
        <w:numPr>
          <w:ilvl w:val="0"/>
          <w:numId w:val="14"/>
        </w:numPr>
        <w:spacing w:after="120"/>
        <w:rPr>
          <w:rFonts w:ascii="Bookman Old Style" w:hAnsi="Bookman Old Style"/>
        </w:rPr>
      </w:pPr>
    </w:p>
    <w:tbl>
      <w:tblPr>
        <w:tblStyle w:val="TableGrid"/>
        <w:tblW w:w="9085" w:type="dxa"/>
        <w:tblLook w:val="04A0"/>
      </w:tblPr>
      <w:tblGrid>
        <w:gridCol w:w="805"/>
        <w:gridCol w:w="1980"/>
        <w:gridCol w:w="1800"/>
        <w:gridCol w:w="4500"/>
      </w:tblGrid>
      <w:tr w:rsidR="0012517F" w:rsidRPr="004830A4" w:rsidTr="00982BA4">
        <w:tc>
          <w:tcPr>
            <w:tcW w:w="805" w:type="dxa"/>
            <w:shd w:val="clear" w:color="auto" w:fill="0070C0"/>
          </w:tcPr>
          <w:p w:rsidR="0012517F" w:rsidRPr="004830A4" w:rsidRDefault="0012517F" w:rsidP="0012517F">
            <w:pPr>
              <w:pStyle w:val="PwCNormal"/>
              <w:numPr>
                <w:ilvl w:val="0"/>
                <w:numId w:val="14"/>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S. No</w:t>
            </w:r>
          </w:p>
        </w:tc>
        <w:tc>
          <w:tcPr>
            <w:tcW w:w="1980" w:type="dxa"/>
            <w:shd w:val="clear" w:color="auto" w:fill="0070C0"/>
          </w:tcPr>
          <w:p w:rsidR="0012517F" w:rsidRPr="004830A4" w:rsidRDefault="0012517F" w:rsidP="0012517F">
            <w:pPr>
              <w:pStyle w:val="PwCNormal"/>
              <w:numPr>
                <w:ilvl w:val="0"/>
                <w:numId w:val="0"/>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Date</w:t>
            </w:r>
          </w:p>
        </w:tc>
        <w:tc>
          <w:tcPr>
            <w:tcW w:w="1800" w:type="dxa"/>
            <w:shd w:val="clear" w:color="auto" w:fill="0070C0"/>
          </w:tcPr>
          <w:p w:rsidR="0012517F" w:rsidRPr="004830A4" w:rsidRDefault="0012517F" w:rsidP="0012517F">
            <w:pPr>
              <w:pStyle w:val="PwCNormal"/>
              <w:numPr>
                <w:ilvl w:val="0"/>
                <w:numId w:val="0"/>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Version Number</w:t>
            </w:r>
          </w:p>
        </w:tc>
        <w:tc>
          <w:tcPr>
            <w:tcW w:w="4500" w:type="dxa"/>
            <w:shd w:val="clear" w:color="auto" w:fill="0070C0"/>
          </w:tcPr>
          <w:p w:rsidR="0012517F" w:rsidRPr="004830A4" w:rsidRDefault="0012517F" w:rsidP="0012517F">
            <w:pPr>
              <w:pStyle w:val="PwCNormal"/>
              <w:numPr>
                <w:ilvl w:val="0"/>
                <w:numId w:val="14"/>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Remarks</w:t>
            </w:r>
          </w:p>
        </w:tc>
      </w:tr>
      <w:tr w:rsidR="0012517F" w:rsidRPr="004830A4" w:rsidTr="00982BA4">
        <w:tc>
          <w:tcPr>
            <w:tcW w:w="805" w:type="dxa"/>
          </w:tcPr>
          <w:p w:rsidR="0012517F" w:rsidRPr="004830A4" w:rsidRDefault="0012517F"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1.</w:t>
            </w:r>
          </w:p>
        </w:tc>
        <w:tc>
          <w:tcPr>
            <w:tcW w:w="1980" w:type="dxa"/>
          </w:tcPr>
          <w:p w:rsidR="0012517F" w:rsidRPr="00B83029" w:rsidRDefault="00B83029" w:rsidP="00597108">
            <w:pPr>
              <w:pStyle w:val="PwCNormal"/>
              <w:numPr>
                <w:ilvl w:val="0"/>
                <w:numId w:val="14"/>
              </w:numPr>
              <w:spacing w:after="120"/>
              <w:rPr>
                <w:rFonts w:ascii="Bookman Old Style" w:hAnsi="Bookman Old Style" w:cs="Times New Roman"/>
                <w:sz w:val="22"/>
              </w:rPr>
            </w:pPr>
            <w:r w:rsidRPr="00B83029">
              <w:rPr>
                <w:rFonts w:ascii="Bookman Old Style" w:hAnsi="Bookman Old Style" w:cs="Times New Roman"/>
                <w:sz w:val="22"/>
              </w:rPr>
              <w:t>11/10/2018</w:t>
            </w:r>
          </w:p>
        </w:tc>
        <w:tc>
          <w:tcPr>
            <w:tcW w:w="1800" w:type="dxa"/>
          </w:tcPr>
          <w:p w:rsidR="0012517F" w:rsidRPr="00B83029" w:rsidRDefault="0012517F" w:rsidP="00597108">
            <w:pPr>
              <w:pStyle w:val="PwCNormal"/>
              <w:numPr>
                <w:ilvl w:val="0"/>
                <w:numId w:val="14"/>
              </w:numPr>
              <w:spacing w:after="120"/>
              <w:rPr>
                <w:rFonts w:ascii="Bookman Old Style" w:hAnsi="Bookman Old Style" w:cs="Times New Roman"/>
                <w:sz w:val="22"/>
              </w:rPr>
            </w:pPr>
            <w:r w:rsidRPr="00B83029">
              <w:rPr>
                <w:rFonts w:ascii="Bookman Old Style" w:hAnsi="Bookman Old Style" w:cs="Times New Roman"/>
                <w:sz w:val="22"/>
              </w:rPr>
              <w:t>v1.0</w:t>
            </w:r>
          </w:p>
        </w:tc>
        <w:tc>
          <w:tcPr>
            <w:tcW w:w="4500" w:type="dxa"/>
          </w:tcPr>
          <w:p w:rsidR="0012517F" w:rsidRPr="00B83029" w:rsidRDefault="0012517F" w:rsidP="00597108">
            <w:pPr>
              <w:pStyle w:val="PwCNormal"/>
              <w:numPr>
                <w:ilvl w:val="0"/>
                <w:numId w:val="14"/>
              </w:numPr>
              <w:spacing w:after="120"/>
              <w:rPr>
                <w:rFonts w:ascii="Bookman Old Style" w:hAnsi="Bookman Old Style" w:cs="Times New Roman"/>
                <w:sz w:val="22"/>
              </w:rPr>
            </w:pPr>
            <w:r w:rsidRPr="00B83029">
              <w:rPr>
                <w:rFonts w:ascii="Bookman Old Style" w:hAnsi="Bookman Old Style" w:cs="Times New Roman"/>
                <w:sz w:val="22"/>
              </w:rPr>
              <w:t>Initial Review</w:t>
            </w:r>
          </w:p>
        </w:tc>
      </w:tr>
      <w:tr w:rsidR="008E271F" w:rsidRPr="004830A4" w:rsidTr="00982BA4">
        <w:tc>
          <w:tcPr>
            <w:tcW w:w="805" w:type="dxa"/>
          </w:tcPr>
          <w:p w:rsidR="008E271F" w:rsidRPr="004830A4" w:rsidRDefault="008E271F" w:rsidP="00597108">
            <w:pPr>
              <w:pStyle w:val="PwCNormal"/>
              <w:numPr>
                <w:ilvl w:val="0"/>
                <w:numId w:val="14"/>
              </w:numPr>
              <w:spacing w:after="120"/>
              <w:rPr>
                <w:rFonts w:ascii="Bookman Old Style" w:hAnsi="Bookman Old Style" w:cs="Times New Roman"/>
                <w:sz w:val="22"/>
              </w:rPr>
            </w:pPr>
            <w:r>
              <w:rPr>
                <w:rFonts w:ascii="Bookman Old Style" w:hAnsi="Bookman Old Style" w:cs="Times New Roman"/>
                <w:sz w:val="22"/>
              </w:rPr>
              <w:t>2</w:t>
            </w:r>
          </w:p>
        </w:tc>
        <w:tc>
          <w:tcPr>
            <w:tcW w:w="1980" w:type="dxa"/>
          </w:tcPr>
          <w:p w:rsidR="008E271F" w:rsidRPr="00B83029" w:rsidRDefault="008E271F" w:rsidP="00597108">
            <w:pPr>
              <w:pStyle w:val="PwCNormal"/>
              <w:numPr>
                <w:ilvl w:val="0"/>
                <w:numId w:val="14"/>
              </w:numPr>
              <w:spacing w:after="120"/>
              <w:rPr>
                <w:rFonts w:ascii="Bookman Old Style" w:hAnsi="Bookman Old Style" w:cs="Times New Roman"/>
                <w:sz w:val="22"/>
              </w:rPr>
            </w:pPr>
            <w:r>
              <w:rPr>
                <w:rFonts w:ascii="Bookman Old Style" w:hAnsi="Bookman Old Style" w:cs="Times New Roman"/>
                <w:sz w:val="22"/>
              </w:rPr>
              <w:t>22/10/2018</w:t>
            </w:r>
          </w:p>
        </w:tc>
        <w:tc>
          <w:tcPr>
            <w:tcW w:w="1800" w:type="dxa"/>
          </w:tcPr>
          <w:p w:rsidR="008E271F" w:rsidRPr="00B83029" w:rsidRDefault="008E271F" w:rsidP="00597108">
            <w:pPr>
              <w:pStyle w:val="PwCNormal"/>
              <w:numPr>
                <w:ilvl w:val="0"/>
                <w:numId w:val="14"/>
              </w:numPr>
              <w:spacing w:after="120"/>
              <w:rPr>
                <w:rFonts w:ascii="Bookman Old Style" w:hAnsi="Bookman Old Style" w:cs="Times New Roman"/>
                <w:sz w:val="22"/>
              </w:rPr>
            </w:pPr>
            <w:r>
              <w:rPr>
                <w:rFonts w:ascii="Bookman Old Style" w:hAnsi="Bookman Old Style" w:cs="Times New Roman"/>
                <w:sz w:val="22"/>
              </w:rPr>
              <w:t>v1.1</w:t>
            </w:r>
          </w:p>
        </w:tc>
        <w:tc>
          <w:tcPr>
            <w:tcW w:w="4500" w:type="dxa"/>
          </w:tcPr>
          <w:p w:rsidR="008E271F" w:rsidRPr="00B83029" w:rsidRDefault="008E271F" w:rsidP="00597108">
            <w:pPr>
              <w:pStyle w:val="PwCNormal"/>
              <w:numPr>
                <w:ilvl w:val="0"/>
                <w:numId w:val="14"/>
              </w:numPr>
              <w:spacing w:after="120"/>
              <w:rPr>
                <w:rFonts w:ascii="Bookman Old Style" w:hAnsi="Bookman Old Style" w:cs="Times New Roman"/>
                <w:sz w:val="22"/>
              </w:rPr>
            </w:pPr>
            <w:r>
              <w:rPr>
                <w:rFonts w:ascii="Bookman Old Style" w:hAnsi="Bookman Old Style" w:cs="Times New Roman"/>
                <w:sz w:val="22"/>
              </w:rPr>
              <w:t>Confirmatory review</w:t>
            </w:r>
          </w:p>
        </w:tc>
      </w:tr>
    </w:tbl>
    <w:p w:rsidR="00CC1A9A" w:rsidRPr="004830A4" w:rsidRDefault="00CC1A9A" w:rsidP="00CC1A9A">
      <w:pPr>
        <w:rPr>
          <w:rFonts w:ascii="Bookman Old Style" w:hAnsi="Bookman Old Style"/>
          <w:sz w:val="20"/>
        </w:rPr>
      </w:pPr>
    </w:p>
    <w:p w:rsidR="005E30AB" w:rsidRPr="004830A4" w:rsidRDefault="005E30AB">
      <w:pPr>
        <w:rPr>
          <w:rFonts w:ascii="Bookman Old Style" w:hAnsi="Bookman Old Style"/>
          <w:sz w:val="20"/>
        </w:rPr>
      </w:pPr>
      <w:r w:rsidRPr="004830A4">
        <w:rPr>
          <w:rFonts w:ascii="Bookman Old Style" w:hAnsi="Bookman Old Style"/>
          <w:sz w:val="20"/>
        </w:rPr>
        <w:br w:type="page"/>
      </w:r>
      <w:bookmarkStart w:id="16" w:name="_GoBack"/>
      <w:bookmarkEnd w:id="16"/>
    </w:p>
    <w:p w:rsidR="0012517F" w:rsidRPr="004830A4" w:rsidRDefault="005E30AB" w:rsidP="00D74884">
      <w:pPr>
        <w:pStyle w:val="Heading2"/>
        <w:numPr>
          <w:ilvl w:val="1"/>
          <w:numId w:val="15"/>
        </w:numPr>
        <w:spacing w:before="0"/>
        <w:ind w:left="426" w:hanging="426"/>
        <w:rPr>
          <w:rFonts w:ascii="Bookman Old Style" w:hAnsi="Bookman Old Style"/>
          <w:sz w:val="32"/>
          <w:szCs w:val="32"/>
        </w:rPr>
      </w:pPr>
      <w:bookmarkStart w:id="17" w:name="_Toc528001009"/>
      <w:r w:rsidRPr="004830A4">
        <w:rPr>
          <w:rFonts w:ascii="Bookman Old Style" w:hAnsi="Bookman Old Style"/>
          <w:sz w:val="32"/>
          <w:szCs w:val="32"/>
        </w:rPr>
        <w:lastRenderedPageBreak/>
        <w:t>Scope Details</w:t>
      </w:r>
      <w:bookmarkEnd w:id="17"/>
    </w:p>
    <w:p w:rsidR="00FE374F" w:rsidRPr="00FE374F" w:rsidRDefault="004830A4" w:rsidP="00D74884">
      <w:pPr>
        <w:pStyle w:val="Heading3"/>
        <w:numPr>
          <w:ilvl w:val="2"/>
          <w:numId w:val="15"/>
        </w:numPr>
        <w:spacing w:before="0" w:after="240"/>
        <w:ind w:left="851" w:hanging="851"/>
        <w:rPr>
          <w:rFonts w:ascii="Bookman Old Style" w:hAnsi="Bookman Old Style"/>
          <w:sz w:val="28"/>
          <w:szCs w:val="24"/>
        </w:rPr>
      </w:pPr>
      <w:r>
        <w:rPr>
          <w:rFonts w:ascii="Bookman Old Style" w:hAnsi="Bookman Old Style"/>
          <w:sz w:val="28"/>
          <w:szCs w:val="24"/>
        </w:rPr>
        <w:t xml:space="preserve"> </w:t>
      </w:r>
      <w:bookmarkStart w:id="18" w:name="_Toc528001010"/>
      <w:r w:rsidR="005E30AB" w:rsidRPr="004830A4">
        <w:rPr>
          <w:rFonts w:ascii="Bookman Old Style" w:hAnsi="Bookman Old Style"/>
          <w:sz w:val="28"/>
          <w:szCs w:val="24"/>
        </w:rPr>
        <w:t>Inclusion</w:t>
      </w:r>
      <w:bookmarkEnd w:id="18"/>
    </w:p>
    <w:p w:rsidR="006D66E9" w:rsidRPr="00FE374F" w:rsidRDefault="003E590C" w:rsidP="00D74884">
      <w:pPr>
        <w:pStyle w:val="ListParagraph"/>
        <w:numPr>
          <w:ilvl w:val="0"/>
          <w:numId w:val="16"/>
        </w:numPr>
        <w:ind w:left="426" w:hanging="426"/>
        <w:rPr>
          <w:rFonts w:ascii="Bookman Old Style" w:hAnsi="Bookman Old Style"/>
          <w:b/>
          <w:szCs w:val="28"/>
        </w:rPr>
      </w:pPr>
      <w:r w:rsidRPr="00FE374F">
        <w:rPr>
          <w:rFonts w:ascii="Bookman Old Style" w:hAnsi="Bookman Old Style"/>
          <w:b/>
          <w:szCs w:val="28"/>
        </w:rPr>
        <w:t>Web Application Security Assessment &amp; Penetration Testing</w:t>
      </w:r>
    </w:p>
    <w:p w:rsidR="006D66E9" w:rsidRPr="004830A4" w:rsidRDefault="006D66E9"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Application Name: </w:t>
      </w:r>
      <w:r w:rsidR="00D21757">
        <w:rPr>
          <w:rFonts w:ascii="Bookman Old Style" w:hAnsi="Bookman Old Style"/>
          <w:snapToGrid w:val="0"/>
          <w:color w:val="000000" w:themeColor="text1"/>
          <w:sz w:val="22"/>
          <w:szCs w:val="36"/>
          <w:lang w:eastAsia="en-AU"/>
        </w:rPr>
        <w:t>AP Codes</w:t>
      </w:r>
    </w:p>
    <w:p w:rsidR="006D66E9" w:rsidRPr="004830A4" w:rsidRDefault="006D66E9"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Application URL: </w:t>
      </w:r>
      <w:r w:rsidR="00D21757" w:rsidRPr="00D21757">
        <w:rPr>
          <w:rFonts w:ascii="Bookman Old Style" w:hAnsi="Bookman Old Style"/>
          <w:snapToGrid w:val="0"/>
          <w:color w:val="000000" w:themeColor="text1"/>
          <w:sz w:val="22"/>
          <w:szCs w:val="36"/>
          <w:lang w:eastAsia="en-AU"/>
        </w:rPr>
        <w:t>https://www.codes.ap.gov.in/</w:t>
      </w:r>
    </w:p>
    <w:p w:rsidR="00D21757" w:rsidRDefault="006D66E9"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Environment: </w:t>
      </w:r>
      <w:r w:rsidRPr="00D21757">
        <w:rPr>
          <w:rFonts w:ascii="Bookman Old Style" w:hAnsi="Bookman Old Style"/>
          <w:snapToGrid w:val="0"/>
          <w:color w:val="000000" w:themeColor="text1"/>
          <w:sz w:val="22"/>
          <w:szCs w:val="36"/>
          <w:lang w:eastAsia="en-AU"/>
        </w:rPr>
        <w:t>Production</w:t>
      </w:r>
    </w:p>
    <w:p w:rsidR="006D66E9" w:rsidRPr="004830A4" w:rsidRDefault="006D66E9"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Version Number [or] Latest Compilation Timestamp: </w:t>
      </w:r>
      <w:r w:rsidR="00D21757">
        <w:rPr>
          <w:rFonts w:ascii="Bookman Old Style" w:hAnsi="Bookman Old Style"/>
          <w:snapToGrid w:val="0"/>
          <w:color w:val="000000" w:themeColor="text1"/>
          <w:sz w:val="22"/>
          <w:szCs w:val="36"/>
          <w:lang w:eastAsia="en-AU"/>
        </w:rPr>
        <w:t>Not provided</w:t>
      </w:r>
    </w:p>
    <w:p w:rsidR="00C2561D" w:rsidRPr="004830A4" w:rsidRDefault="00C2561D"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Type of Review: </w:t>
      </w:r>
      <w:proofErr w:type="spellStart"/>
      <w:r w:rsidR="00D21757" w:rsidRPr="00D21757">
        <w:rPr>
          <w:rFonts w:ascii="Bookman Old Style" w:hAnsi="Bookman Old Style"/>
          <w:snapToGrid w:val="0"/>
          <w:color w:val="000000" w:themeColor="text1"/>
          <w:sz w:val="22"/>
          <w:szCs w:val="36"/>
          <w:lang w:eastAsia="en-AU"/>
        </w:rPr>
        <w:t>Blackbox</w:t>
      </w:r>
      <w:proofErr w:type="spellEnd"/>
    </w:p>
    <w:p w:rsidR="004F1118" w:rsidRPr="004830A4" w:rsidRDefault="004F1118"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Hash of Zipped Source Code (SHA512):</w:t>
      </w:r>
      <w:r w:rsidR="00B5421A">
        <w:rPr>
          <w:rFonts w:ascii="Bookman Old Style" w:hAnsi="Bookman Old Style"/>
          <w:snapToGrid w:val="0"/>
          <w:color w:val="000000" w:themeColor="text1"/>
          <w:sz w:val="22"/>
          <w:szCs w:val="36"/>
          <w:lang w:eastAsia="en-AU"/>
        </w:rPr>
        <w:t xml:space="preserve"> </w:t>
      </w:r>
      <w:r w:rsidR="00D21757">
        <w:rPr>
          <w:rFonts w:ascii="Bookman Old Style" w:hAnsi="Bookman Old Style"/>
          <w:snapToGrid w:val="0"/>
          <w:color w:val="000000" w:themeColor="text1"/>
          <w:sz w:val="22"/>
          <w:szCs w:val="36"/>
          <w:lang w:eastAsia="en-AU"/>
        </w:rPr>
        <w:t>Not provided</w:t>
      </w:r>
    </w:p>
    <w:p w:rsidR="006D66E9" w:rsidRPr="004830A4" w:rsidRDefault="006D66E9" w:rsidP="006D66E9">
      <w:pPr>
        <w:pStyle w:val="ListParagraph"/>
        <w:rPr>
          <w:rFonts w:ascii="Bookman Old Style" w:hAnsi="Bookman Old Style"/>
          <w:b/>
          <w:sz w:val="28"/>
          <w:szCs w:val="28"/>
        </w:rPr>
      </w:pPr>
    </w:p>
    <w:p w:rsidR="006D66E9" w:rsidRDefault="003E590C" w:rsidP="00D74884">
      <w:pPr>
        <w:pStyle w:val="ListParagraph"/>
        <w:numPr>
          <w:ilvl w:val="0"/>
          <w:numId w:val="16"/>
        </w:numPr>
        <w:ind w:left="426" w:hanging="426"/>
        <w:rPr>
          <w:rFonts w:ascii="Bookman Old Style" w:hAnsi="Bookman Old Style"/>
          <w:b/>
          <w:szCs w:val="28"/>
        </w:rPr>
      </w:pPr>
      <w:r w:rsidRPr="00FE374F">
        <w:rPr>
          <w:rFonts w:ascii="Bookman Old Style" w:hAnsi="Bookman Old Style"/>
          <w:b/>
          <w:szCs w:val="28"/>
        </w:rPr>
        <w:t>Server Vulnerability Assessment</w:t>
      </w:r>
    </w:p>
    <w:p w:rsidR="00C42107" w:rsidRPr="00C42107" w:rsidRDefault="00C42107" w:rsidP="00C42107">
      <w:pPr>
        <w:pStyle w:val="ListParagraph"/>
        <w:ind w:left="567"/>
        <w:rPr>
          <w:rFonts w:ascii="Bookman Old Style" w:hAnsi="Bookman Old Style"/>
          <w:snapToGrid w:val="0"/>
          <w:color w:val="000000" w:themeColor="text1"/>
          <w:sz w:val="22"/>
          <w:szCs w:val="36"/>
          <w:lang w:eastAsia="en-AU"/>
        </w:rPr>
      </w:pPr>
      <w:r w:rsidRPr="00C42107">
        <w:rPr>
          <w:rFonts w:ascii="Bookman Old Style" w:hAnsi="Bookman Old Style"/>
          <w:snapToGrid w:val="0"/>
          <w:color w:val="000000" w:themeColor="text1"/>
          <w:sz w:val="22"/>
          <w:szCs w:val="36"/>
          <w:lang w:eastAsia="en-AU"/>
        </w:rPr>
        <w:t xml:space="preserve">Type of Review: </w:t>
      </w:r>
      <w:r w:rsidR="00156FBE">
        <w:rPr>
          <w:rFonts w:ascii="Bookman Old Style" w:hAnsi="Bookman Old Style"/>
          <w:snapToGrid w:val="0"/>
          <w:color w:val="000000" w:themeColor="text1"/>
          <w:sz w:val="22"/>
          <w:szCs w:val="36"/>
          <w:lang w:eastAsia="en-AU"/>
        </w:rPr>
        <w:t>Black</w:t>
      </w:r>
      <w:r>
        <w:rPr>
          <w:rFonts w:ascii="Bookman Old Style" w:hAnsi="Bookman Old Style"/>
          <w:snapToGrid w:val="0"/>
          <w:color w:val="000000" w:themeColor="text1"/>
          <w:sz w:val="22"/>
          <w:szCs w:val="36"/>
          <w:lang w:eastAsia="en-AU"/>
        </w:rPr>
        <w:t xml:space="preserve"> </w:t>
      </w:r>
      <w:r w:rsidRPr="00C42107">
        <w:rPr>
          <w:rFonts w:ascii="Bookman Old Style" w:hAnsi="Bookman Old Style"/>
          <w:snapToGrid w:val="0"/>
          <w:color w:val="000000" w:themeColor="text1"/>
          <w:sz w:val="22"/>
          <w:szCs w:val="36"/>
          <w:lang w:eastAsia="en-AU"/>
        </w:rPr>
        <w:t>box</w:t>
      </w:r>
    </w:p>
    <w:p w:rsidR="00C42107" w:rsidRPr="00FE374F" w:rsidRDefault="00C42107" w:rsidP="00C42107">
      <w:pPr>
        <w:pStyle w:val="ListParagraph"/>
        <w:ind w:left="426"/>
        <w:rPr>
          <w:rFonts w:ascii="Bookman Old Style" w:hAnsi="Bookman Old Style"/>
          <w:b/>
          <w:szCs w:val="28"/>
        </w:rPr>
      </w:pPr>
    </w:p>
    <w:tbl>
      <w:tblPr>
        <w:tblStyle w:val="TableGrid"/>
        <w:tblW w:w="0" w:type="auto"/>
        <w:tblInd w:w="392" w:type="dxa"/>
        <w:tblLook w:val="04A0"/>
      </w:tblPr>
      <w:tblGrid>
        <w:gridCol w:w="992"/>
        <w:gridCol w:w="1928"/>
        <w:gridCol w:w="2268"/>
        <w:gridCol w:w="1152"/>
        <w:gridCol w:w="2451"/>
      </w:tblGrid>
      <w:tr w:rsidR="006D66E9" w:rsidRPr="004830A4" w:rsidTr="00680F5F">
        <w:tc>
          <w:tcPr>
            <w:tcW w:w="992" w:type="dxa"/>
            <w:shd w:val="clear" w:color="auto" w:fill="0070C0"/>
          </w:tcPr>
          <w:p w:rsidR="006D66E9" w:rsidRPr="004830A4" w:rsidRDefault="006D66E9" w:rsidP="00C2561D">
            <w:pPr>
              <w:pStyle w:val="ListParagraph"/>
              <w:ind w:left="0"/>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S. No.</w:t>
            </w:r>
          </w:p>
        </w:tc>
        <w:tc>
          <w:tcPr>
            <w:tcW w:w="1843" w:type="dxa"/>
            <w:shd w:val="clear" w:color="auto" w:fill="0070C0"/>
          </w:tcPr>
          <w:p w:rsidR="006D66E9" w:rsidRPr="004830A4" w:rsidRDefault="006D66E9" w:rsidP="00C2561D">
            <w:pPr>
              <w:pStyle w:val="ListParagraph"/>
              <w:ind w:left="0"/>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IP Address</w:t>
            </w:r>
          </w:p>
        </w:tc>
        <w:tc>
          <w:tcPr>
            <w:tcW w:w="2268" w:type="dxa"/>
            <w:shd w:val="clear" w:color="auto" w:fill="0070C0"/>
          </w:tcPr>
          <w:p w:rsidR="006D66E9" w:rsidRPr="004830A4" w:rsidRDefault="005E5B1B" w:rsidP="00C2561D">
            <w:pPr>
              <w:pStyle w:val="ListParagraph"/>
              <w:ind w:left="0"/>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OEM</w:t>
            </w:r>
          </w:p>
        </w:tc>
        <w:tc>
          <w:tcPr>
            <w:tcW w:w="1152" w:type="dxa"/>
            <w:shd w:val="clear" w:color="auto" w:fill="0070C0"/>
          </w:tcPr>
          <w:p w:rsidR="006D66E9" w:rsidRPr="004830A4" w:rsidRDefault="006D66E9" w:rsidP="00C2561D">
            <w:pPr>
              <w:pStyle w:val="ListParagraph"/>
              <w:ind w:left="0"/>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Version No.</w:t>
            </w:r>
          </w:p>
        </w:tc>
        <w:tc>
          <w:tcPr>
            <w:tcW w:w="2451" w:type="dxa"/>
            <w:shd w:val="clear" w:color="auto" w:fill="0070C0"/>
          </w:tcPr>
          <w:p w:rsidR="006D66E9" w:rsidRPr="004830A4" w:rsidRDefault="006D66E9" w:rsidP="00C2561D">
            <w:pPr>
              <w:pStyle w:val="ListParagraph"/>
              <w:ind w:left="0"/>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Server Type</w:t>
            </w:r>
          </w:p>
        </w:tc>
      </w:tr>
      <w:tr w:rsidR="00C2561D" w:rsidRPr="004830A4" w:rsidTr="00680F5F">
        <w:tc>
          <w:tcPr>
            <w:tcW w:w="992" w:type="dxa"/>
          </w:tcPr>
          <w:p w:rsidR="00C2561D" w:rsidRPr="00680F5F" w:rsidRDefault="00C2561D" w:rsidP="006D66E9">
            <w:pPr>
              <w:pStyle w:val="ListParagraph"/>
              <w:ind w:left="0"/>
              <w:rPr>
                <w:rFonts w:ascii="Bookman Old Style" w:hAnsi="Bookman Old Style"/>
                <w:snapToGrid w:val="0"/>
                <w:color w:val="000000" w:themeColor="text1"/>
                <w:sz w:val="22"/>
                <w:szCs w:val="36"/>
                <w:lang w:eastAsia="en-AU"/>
              </w:rPr>
            </w:pPr>
            <w:r w:rsidRPr="00680F5F">
              <w:rPr>
                <w:rFonts w:ascii="Bookman Old Style" w:hAnsi="Bookman Old Style"/>
                <w:snapToGrid w:val="0"/>
                <w:color w:val="000000" w:themeColor="text1"/>
                <w:sz w:val="22"/>
                <w:szCs w:val="36"/>
                <w:lang w:eastAsia="en-AU"/>
              </w:rPr>
              <w:t>1.</w:t>
            </w:r>
          </w:p>
        </w:tc>
        <w:tc>
          <w:tcPr>
            <w:tcW w:w="1843" w:type="dxa"/>
            <w:vMerge w:val="restart"/>
          </w:tcPr>
          <w:p w:rsidR="00C2561D" w:rsidRPr="004830A4" w:rsidRDefault="00423C89" w:rsidP="006D66E9">
            <w:pPr>
              <w:pStyle w:val="ListParagraph"/>
              <w:ind w:left="0"/>
              <w:rPr>
                <w:rFonts w:ascii="Bookman Old Style" w:hAnsi="Bookman Old Style"/>
                <w:snapToGrid w:val="0"/>
                <w:color w:val="000000" w:themeColor="text1"/>
                <w:sz w:val="22"/>
                <w:szCs w:val="36"/>
                <w:highlight w:val="yellow"/>
                <w:lang w:eastAsia="en-AU"/>
              </w:rPr>
            </w:pPr>
            <w:r w:rsidRPr="00423C89">
              <w:rPr>
                <w:rFonts w:ascii="Bookman Old Style" w:hAnsi="Bookman Old Style"/>
                <w:snapToGrid w:val="0"/>
                <w:color w:val="000000" w:themeColor="text1"/>
                <w:sz w:val="22"/>
                <w:szCs w:val="36"/>
                <w:lang w:eastAsia="en-AU"/>
              </w:rPr>
              <w:t>125.18.110.41</w:t>
            </w:r>
          </w:p>
        </w:tc>
        <w:tc>
          <w:tcPr>
            <w:tcW w:w="2268" w:type="dxa"/>
          </w:tcPr>
          <w:p w:rsidR="00C2561D" w:rsidRPr="004830A4" w:rsidRDefault="00423C89" w:rsidP="006D66E9">
            <w:pPr>
              <w:pStyle w:val="ListParagraph"/>
              <w:ind w:left="0"/>
              <w:rPr>
                <w:rFonts w:ascii="Bookman Old Style" w:hAnsi="Bookman Old Style"/>
                <w:snapToGrid w:val="0"/>
                <w:color w:val="000000" w:themeColor="text1"/>
                <w:sz w:val="22"/>
                <w:szCs w:val="36"/>
                <w:highlight w:val="yellow"/>
                <w:lang w:eastAsia="en-AU"/>
              </w:rPr>
            </w:pPr>
            <w:r w:rsidRPr="00423C89">
              <w:rPr>
                <w:rFonts w:ascii="Bookman Old Style" w:hAnsi="Bookman Old Style"/>
                <w:snapToGrid w:val="0"/>
                <w:color w:val="000000" w:themeColor="text1"/>
                <w:sz w:val="22"/>
                <w:szCs w:val="36"/>
                <w:lang w:eastAsia="en-AU"/>
              </w:rPr>
              <w:t>Microsoft Windows Server</w:t>
            </w:r>
          </w:p>
        </w:tc>
        <w:tc>
          <w:tcPr>
            <w:tcW w:w="1152" w:type="dxa"/>
          </w:tcPr>
          <w:p w:rsidR="00C2561D" w:rsidRPr="004830A4" w:rsidRDefault="00680F5F" w:rsidP="006D66E9">
            <w:pPr>
              <w:pStyle w:val="ListParagraph"/>
              <w:ind w:left="0"/>
              <w:rPr>
                <w:rFonts w:ascii="Bookman Old Style" w:hAnsi="Bookman Old Style"/>
                <w:snapToGrid w:val="0"/>
                <w:color w:val="000000" w:themeColor="text1"/>
                <w:sz w:val="22"/>
                <w:szCs w:val="36"/>
                <w:highlight w:val="yellow"/>
                <w:lang w:eastAsia="en-AU"/>
              </w:rPr>
            </w:pPr>
            <w:r w:rsidRPr="00680F5F">
              <w:rPr>
                <w:rFonts w:ascii="Bookman Old Style" w:hAnsi="Bookman Old Style"/>
                <w:snapToGrid w:val="0"/>
                <w:color w:val="000000" w:themeColor="text1"/>
                <w:sz w:val="22"/>
                <w:szCs w:val="36"/>
                <w:lang w:eastAsia="en-AU"/>
              </w:rPr>
              <w:t>2012 R2</w:t>
            </w:r>
          </w:p>
        </w:tc>
        <w:tc>
          <w:tcPr>
            <w:tcW w:w="2451" w:type="dxa"/>
            <w:vMerge w:val="restart"/>
          </w:tcPr>
          <w:p w:rsidR="00C2561D" w:rsidRPr="00680F5F" w:rsidRDefault="00C2561D" w:rsidP="006D66E9">
            <w:pPr>
              <w:pStyle w:val="ListParagraph"/>
              <w:ind w:left="0"/>
              <w:rPr>
                <w:rFonts w:ascii="Bookman Old Style" w:hAnsi="Bookman Old Style"/>
                <w:snapToGrid w:val="0"/>
                <w:color w:val="000000" w:themeColor="text1"/>
                <w:sz w:val="22"/>
                <w:szCs w:val="36"/>
                <w:lang w:eastAsia="en-AU"/>
              </w:rPr>
            </w:pPr>
            <w:r w:rsidRPr="00680F5F">
              <w:rPr>
                <w:rFonts w:ascii="Bookman Old Style" w:hAnsi="Bookman Old Style"/>
                <w:snapToGrid w:val="0"/>
                <w:color w:val="000000" w:themeColor="text1"/>
                <w:sz w:val="22"/>
                <w:szCs w:val="36"/>
                <w:lang w:eastAsia="en-AU"/>
              </w:rPr>
              <w:t>Web Server</w:t>
            </w:r>
          </w:p>
        </w:tc>
      </w:tr>
      <w:tr w:rsidR="00C2561D" w:rsidRPr="004830A4" w:rsidTr="00680F5F">
        <w:tc>
          <w:tcPr>
            <w:tcW w:w="992" w:type="dxa"/>
          </w:tcPr>
          <w:p w:rsidR="00C2561D" w:rsidRPr="00680F5F" w:rsidRDefault="00C2561D" w:rsidP="006D66E9">
            <w:pPr>
              <w:pStyle w:val="ListParagraph"/>
              <w:ind w:left="0"/>
              <w:rPr>
                <w:rFonts w:ascii="Bookman Old Style" w:hAnsi="Bookman Old Style"/>
                <w:snapToGrid w:val="0"/>
                <w:color w:val="000000" w:themeColor="text1"/>
                <w:sz w:val="22"/>
                <w:szCs w:val="36"/>
                <w:lang w:eastAsia="en-AU"/>
              </w:rPr>
            </w:pPr>
            <w:r w:rsidRPr="00680F5F">
              <w:rPr>
                <w:rFonts w:ascii="Bookman Old Style" w:hAnsi="Bookman Old Style"/>
                <w:snapToGrid w:val="0"/>
                <w:color w:val="000000" w:themeColor="text1"/>
                <w:sz w:val="22"/>
                <w:szCs w:val="36"/>
                <w:lang w:eastAsia="en-AU"/>
              </w:rPr>
              <w:t>2.</w:t>
            </w:r>
          </w:p>
        </w:tc>
        <w:tc>
          <w:tcPr>
            <w:tcW w:w="1843" w:type="dxa"/>
            <w:vMerge/>
          </w:tcPr>
          <w:p w:rsidR="00C2561D" w:rsidRPr="004830A4" w:rsidRDefault="00C2561D" w:rsidP="006D66E9">
            <w:pPr>
              <w:pStyle w:val="ListParagraph"/>
              <w:ind w:left="0"/>
              <w:rPr>
                <w:rFonts w:ascii="Bookman Old Style" w:hAnsi="Bookman Old Style"/>
                <w:snapToGrid w:val="0"/>
                <w:color w:val="000000" w:themeColor="text1"/>
                <w:sz w:val="22"/>
                <w:szCs w:val="36"/>
                <w:highlight w:val="yellow"/>
                <w:lang w:eastAsia="en-AU"/>
              </w:rPr>
            </w:pPr>
          </w:p>
        </w:tc>
        <w:tc>
          <w:tcPr>
            <w:tcW w:w="2268" w:type="dxa"/>
          </w:tcPr>
          <w:p w:rsidR="00C2561D" w:rsidRPr="004830A4" w:rsidRDefault="00680F5F" w:rsidP="006D66E9">
            <w:pPr>
              <w:pStyle w:val="ListParagraph"/>
              <w:ind w:left="0"/>
              <w:rPr>
                <w:rFonts w:ascii="Bookman Old Style" w:hAnsi="Bookman Old Style"/>
                <w:snapToGrid w:val="0"/>
                <w:color w:val="000000" w:themeColor="text1"/>
                <w:sz w:val="22"/>
                <w:szCs w:val="36"/>
                <w:highlight w:val="yellow"/>
                <w:lang w:eastAsia="en-AU"/>
              </w:rPr>
            </w:pPr>
            <w:r w:rsidRPr="00680F5F">
              <w:rPr>
                <w:rFonts w:ascii="Bookman Old Style" w:hAnsi="Bookman Old Style"/>
                <w:snapToGrid w:val="0"/>
                <w:color w:val="000000" w:themeColor="text1"/>
                <w:sz w:val="22"/>
                <w:szCs w:val="36"/>
                <w:lang w:eastAsia="en-AU"/>
              </w:rPr>
              <w:t>Microsoft-IIS</w:t>
            </w:r>
          </w:p>
        </w:tc>
        <w:tc>
          <w:tcPr>
            <w:tcW w:w="1152" w:type="dxa"/>
          </w:tcPr>
          <w:p w:rsidR="00C2561D" w:rsidRPr="004830A4" w:rsidRDefault="00680F5F" w:rsidP="006D66E9">
            <w:pPr>
              <w:pStyle w:val="ListParagraph"/>
              <w:ind w:left="0"/>
              <w:rPr>
                <w:rFonts w:ascii="Bookman Old Style" w:hAnsi="Bookman Old Style"/>
                <w:snapToGrid w:val="0"/>
                <w:color w:val="000000" w:themeColor="text1"/>
                <w:sz w:val="22"/>
                <w:szCs w:val="36"/>
                <w:highlight w:val="yellow"/>
                <w:lang w:eastAsia="en-AU"/>
              </w:rPr>
            </w:pPr>
            <w:r w:rsidRPr="00680F5F">
              <w:rPr>
                <w:rFonts w:ascii="Bookman Old Style" w:hAnsi="Bookman Old Style"/>
                <w:snapToGrid w:val="0"/>
                <w:color w:val="000000" w:themeColor="text1"/>
                <w:sz w:val="22"/>
                <w:szCs w:val="36"/>
                <w:lang w:eastAsia="en-AU"/>
              </w:rPr>
              <w:t>8.5</w:t>
            </w:r>
          </w:p>
        </w:tc>
        <w:tc>
          <w:tcPr>
            <w:tcW w:w="2451" w:type="dxa"/>
            <w:vMerge/>
          </w:tcPr>
          <w:p w:rsidR="00C2561D" w:rsidRPr="004830A4" w:rsidRDefault="00C2561D" w:rsidP="006D66E9">
            <w:pPr>
              <w:pStyle w:val="ListParagraph"/>
              <w:ind w:left="0"/>
              <w:rPr>
                <w:rFonts w:ascii="Bookman Old Style" w:hAnsi="Bookman Old Style"/>
                <w:snapToGrid w:val="0"/>
                <w:color w:val="000000" w:themeColor="text1"/>
                <w:sz w:val="22"/>
                <w:szCs w:val="36"/>
                <w:highlight w:val="yellow"/>
                <w:lang w:eastAsia="en-AU"/>
              </w:rPr>
            </w:pPr>
          </w:p>
        </w:tc>
      </w:tr>
      <w:tr w:rsidR="00C2561D" w:rsidRPr="004830A4" w:rsidTr="00680F5F">
        <w:tc>
          <w:tcPr>
            <w:tcW w:w="992" w:type="dxa"/>
          </w:tcPr>
          <w:p w:rsidR="00C2561D" w:rsidRPr="00156FBE" w:rsidRDefault="00156FBE" w:rsidP="006D66E9">
            <w:pPr>
              <w:pStyle w:val="ListParagraph"/>
              <w:ind w:left="0"/>
              <w:rPr>
                <w:rFonts w:ascii="Bookman Old Style" w:hAnsi="Bookman Old Style"/>
                <w:snapToGrid w:val="0"/>
                <w:color w:val="000000" w:themeColor="text1"/>
                <w:sz w:val="22"/>
                <w:szCs w:val="36"/>
                <w:lang w:eastAsia="en-AU"/>
              </w:rPr>
            </w:pPr>
            <w:r w:rsidRPr="00156FBE">
              <w:rPr>
                <w:rFonts w:ascii="Bookman Old Style" w:hAnsi="Bookman Old Style"/>
                <w:snapToGrid w:val="0"/>
                <w:color w:val="000000" w:themeColor="text1"/>
                <w:sz w:val="22"/>
                <w:szCs w:val="36"/>
                <w:lang w:eastAsia="en-AU"/>
              </w:rPr>
              <w:t>3</w:t>
            </w:r>
          </w:p>
        </w:tc>
        <w:tc>
          <w:tcPr>
            <w:tcW w:w="1843" w:type="dxa"/>
          </w:tcPr>
          <w:p w:rsidR="00C2561D" w:rsidRPr="00156FBE" w:rsidRDefault="00156FBE" w:rsidP="006D66E9">
            <w:pPr>
              <w:pStyle w:val="ListParagraph"/>
              <w:ind w:left="0"/>
              <w:rPr>
                <w:rFonts w:ascii="Bookman Old Style" w:hAnsi="Bookman Old Style"/>
                <w:snapToGrid w:val="0"/>
                <w:color w:val="000000" w:themeColor="text1"/>
                <w:sz w:val="22"/>
                <w:szCs w:val="36"/>
                <w:lang w:eastAsia="en-AU"/>
              </w:rPr>
            </w:pPr>
            <w:r w:rsidRPr="00156FBE">
              <w:rPr>
                <w:rFonts w:ascii="Bookman Old Style" w:hAnsi="Bookman Old Style"/>
                <w:snapToGrid w:val="0"/>
                <w:color w:val="000000" w:themeColor="text1"/>
                <w:sz w:val="22"/>
                <w:szCs w:val="36"/>
                <w:lang w:eastAsia="en-AU"/>
              </w:rPr>
              <w:t>10.252.115.151</w:t>
            </w:r>
          </w:p>
        </w:tc>
        <w:tc>
          <w:tcPr>
            <w:tcW w:w="2268" w:type="dxa"/>
          </w:tcPr>
          <w:p w:rsidR="00C2561D" w:rsidRPr="00AC0908" w:rsidRDefault="00156FBE" w:rsidP="00156FBE">
            <w:pPr>
              <w:pStyle w:val="ListParagraph"/>
              <w:ind w:left="0"/>
              <w:rPr>
                <w:rFonts w:ascii="Bookman Old Style" w:hAnsi="Bookman Old Style"/>
                <w:snapToGrid w:val="0"/>
                <w:color w:val="000000" w:themeColor="text1"/>
                <w:sz w:val="22"/>
                <w:szCs w:val="36"/>
                <w:lang w:eastAsia="en-AU"/>
              </w:rPr>
            </w:pPr>
            <w:r w:rsidRPr="00AC0908">
              <w:rPr>
                <w:rFonts w:ascii="Bookman Old Style" w:hAnsi="Bookman Old Style"/>
                <w:snapToGrid w:val="0"/>
                <w:color w:val="000000" w:themeColor="text1"/>
                <w:sz w:val="22"/>
                <w:szCs w:val="36"/>
                <w:lang w:eastAsia="en-AU"/>
              </w:rPr>
              <w:t>SQL</w:t>
            </w:r>
            <w:r w:rsidR="00AC0908">
              <w:rPr>
                <w:rFonts w:ascii="Bookman Old Style" w:hAnsi="Bookman Old Style"/>
                <w:snapToGrid w:val="0"/>
                <w:color w:val="000000" w:themeColor="text1"/>
                <w:sz w:val="22"/>
                <w:szCs w:val="36"/>
                <w:lang w:eastAsia="en-AU"/>
              </w:rPr>
              <w:t xml:space="preserve"> Server</w:t>
            </w:r>
          </w:p>
        </w:tc>
        <w:tc>
          <w:tcPr>
            <w:tcW w:w="1152" w:type="dxa"/>
          </w:tcPr>
          <w:p w:rsidR="00C2561D" w:rsidRPr="00156FBE" w:rsidRDefault="00156FBE" w:rsidP="006D66E9">
            <w:pPr>
              <w:pStyle w:val="ListParagraph"/>
              <w:ind w:left="0"/>
              <w:rPr>
                <w:rFonts w:ascii="Bookman Old Style" w:hAnsi="Bookman Old Style"/>
                <w:snapToGrid w:val="0"/>
                <w:color w:val="000000" w:themeColor="text1"/>
                <w:sz w:val="22"/>
                <w:szCs w:val="36"/>
                <w:lang w:eastAsia="en-AU"/>
              </w:rPr>
            </w:pPr>
            <w:r w:rsidRPr="00156FBE">
              <w:rPr>
                <w:rFonts w:ascii="Bookman Old Style" w:hAnsi="Bookman Old Style"/>
                <w:snapToGrid w:val="0"/>
                <w:color w:val="000000" w:themeColor="text1"/>
                <w:sz w:val="22"/>
                <w:szCs w:val="36"/>
                <w:lang w:eastAsia="en-AU"/>
              </w:rPr>
              <w:t>2012 – 11.0.2</w:t>
            </w:r>
          </w:p>
        </w:tc>
        <w:tc>
          <w:tcPr>
            <w:tcW w:w="2451" w:type="dxa"/>
          </w:tcPr>
          <w:p w:rsidR="00C2561D" w:rsidRPr="00156FBE" w:rsidRDefault="00C2561D" w:rsidP="006D66E9">
            <w:pPr>
              <w:pStyle w:val="ListParagraph"/>
              <w:ind w:left="0"/>
              <w:rPr>
                <w:rFonts w:ascii="Bookman Old Style" w:hAnsi="Bookman Old Style"/>
                <w:snapToGrid w:val="0"/>
                <w:color w:val="000000" w:themeColor="text1"/>
                <w:sz w:val="22"/>
                <w:szCs w:val="36"/>
                <w:lang w:eastAsia="en-AU"/>
              </w:rPr>
            </w:pPr>
            <w:r w:rsidRPr="00156FBE">
              <w:rPr>
                <w:rFonts w:ascii="Bookman Old Style" w:hAnsi="Bookman Old Style"/>
                <w:snapToGrid w:val="0"/>
                <w:color w:val="000000" w:themeColor="text1"/>
                <w:sz w:val="22"/>
                <w:szCs w:val="36"/>
                <w:lang w:eastAsia="en-AU"/>
              </w:rPr>
              <w:t>DB Server</w:t>
            </w:r>
          </w:p>
        </w:tc>
      </w:tr>
    </w:tbl>
    <w:p w:rsidR="006D66E9" w:rsidRPr="004830A4" w:rsidRDefault="006D66E9" w:rsidP="00C2561D">
      <w:pPr>
        <w:rPr>
          <w:rFonts w:ascii="Bookman Old Style" w:hAnsi="Bookman Old Style"/>
          <w:b/>
          <w:sz w:val="28"/>
          <w:szCs w:val="28"/>
        </w:rPr>
      </w:pPr>
    </w:p>
    <w:p w:rsidR="003E590C" w:rsidRPr="00FE374F" w:rsidRDefault="003E590C" w:rsidP="00D74884">
      <w:pPr>
        <w:pStyle w:val="Heading3"/>
        <w:numPr>
          <w:ilvl w:val="2"/>
          <w:numId w:val="15"/>
        </w:numPr>
        <w:spacing w:before="0" w:after="240"/>
        <w:ind w:left="993" w:hanging="993"/>
        <w:rPr>
          <w:rFonts w:ascii="Bookman Old Style" w:hAnsi="Bookman Old Style"/>
          <w:sz w:val="28"/>
          <w:szCs w:val="24"/>
        </w:rPr>
      </w:pPr>
      <w:bookmarkStart w:id="19" w:name="_Toc528001011"/>
      <w:r w:rsidRPr="00FE374F">
        <w:rPr>
          <w:rFonts w:ascii="Bookman Old Style" w:hAnsi="Bookman Old Style"/>
          <w:sz w:val="28"/>
          <w:szCs w:val="24"/>
        </w:rPr>
        <w:t>Exclusion</w:t>
      </w:r>
      <w:bookmarkEnd w:id="19"/>
    </w:p>
    <w:p w:rsidR="00962FBD" w:rsidRPr="00962FBD" w:rsidRDefault="00716098" w:rsidP="00D74884">
      <w:pPr>
        <w:pStyle w:val="ListParagraph"/>
        <w:numPr>
          <w:ilvl w:val="0"/>
          <w:numId w:val="21"/>
        </w:numPr>
        <w:ind w:left="993" w:hanging="426"/>
        <w:rPr>
          <w:rFonts w:ascii="Bookman Old Style" w:hAnsi="Bookman Old Style"/>
          <w:snapToGrid w:val="0"/>
          <w:color w:val="000000" w:themeColor="text1"/>
          <w:sz w:val="22"/>
          <w:szCs w:val="36"/>
          <w:lang w:eastAsia="en-AU"/>
        </w:rPr>
      </w:pPr>
      <w:r w:rsidRPr="00962FBD">
        <w:rPr>
          <w:rFonts w:ascii="Bookman Old Style" w:hAnsi="Bookman Old Style"/>
          <w:snapToGrid w:val="0"/>
          <w:color w:val="000000" w:themeColor="text1"/>
          <w:sz w:val="22"/>
          <w:szCs w:val="36"/>
          <w:lang w:eastAsia="en-AU"/>
        </w:rPr>
        <w:t xml:space="preserve">Secure Code Review </w:t>
      </w:r>
    </w:p>
    <w:p w:rsidR="00716098" w:rsidRPr="00962FBD" w:rsidRDefault="00716098" w:rsidP="00D74884">
      <w:pPr>
        <w:pStyle w:val="ListParagraph"/>
        <w:numPr>
          <w:ilvl w:val="0"/>
          <w:numId w:val="21"/>
        </w:numPr>
        <w:ind w:left="993" w:hanging="426"/>
        <w:rPr>
          <w:rFonts w:ascii="Bookman Old Style" w:hAnsi="Bookman Old Style"/>
          <w:snapToGrid w:val="0"/>
          <w:color w:val="000000" w:themeColor="text1"/>
          <w:sz w:val="22"/>
          <w:szCs w:val="36"/>
          <w:lang w:eastAsia="en-AU"/>
        </w:rPr>
      </w:pPr>
      <w:r w:rsidRPr="00962FBD">
        <w:rPr>
          <w:rFonts w:ascii="Bookman Old Style" w:hAnsi="Bookman Old Style"/>
          <w:snapToGrid w:val="0"/>
          <w:color w:val="000000" w:themeColor="text1"/>
          <w:sz w:val="22"/>
          <w:szCs w:val="36"/>
          <w:lang w:eastAsia="en-AU"/>
        </w:rPr>
        <w:t>Process Review</w:t>
      </w:r>
    </w:p>
    <w:p w:rsidR="00716098" w:rsidRDefault="00716098" w:rsidP="00D74884">
      <w:pPr>
        <w:pStyle w:val="ListParagraph"/>
        <w:numPr>
          <w:ilvl w:val="0"/>
          <w:numId w:val="21"/>
        </w:numPr>
        <w:ind w:left="993" w:hanging="426"/>
        <w:rPr>
          <w:rFonts w:ascii="Bookman Old Style" w:hAnsi="Bookman Old Style"/>
          <w:snapToGrid w:val="0"/>
          <w:color w:val="000000" w:themeColor="text1"/>
          <w:sz w:val="22"/>
          <w:szCs w:val="36"/>
          <w:lang w:eastAsia="en-AU"/>
        </w:rPr>
      </w:pPr>
      <w:r w:rsidRPr="00962FBD">
        <w:rPr>
          <w:rFonts w:ascii="Bookman Old Style" w:hAnsi="Bookman Old Style"/>
          <w:snapToGrid w:val="0"/>
          <w:color w:val="000000" w:themeColor="text1"/>
          <w:sz w:val="22"/>
          <w:szCs w:val="36"/>
          <w:lang w:eastAsia="en-AU"/>
        </w:rPr>
        <w:t>Secure Network Architecture Review</w:t>
      </w:r>
    </w:p>
    <w:p w:rsidR="008B1EA8" w:rsidRPr="00962FBD" w:rsidRDefault="008B1EA8" w:rsidP="00D74884">
      <w:pPr>
        <w:pStyle w:val="ListParagraph"/>
        <w:numPr>
          <w:ilvl w:val="0"/>
          <w:numId w:val="21"/>
        </w:numPr>
        <w:ind w:left="993" w:hanging="426"/>
        <w:rPr>
          <w:rFonts w:ascii="Bookman Old Style" w:hAnsi="Bookman Old Style"/>
          <w:snapToGrid w:val="0"/>
          <w:color w:val="000000" w:themeColor="text1"/>
          <w:sz w:val="22"/>
          <w:szCs w:val="36"/>
          <w:lang w:eastAsia="en-AU"/>
        </w:rPr>
      </w:pPr>
      <w:r>
        <w:rPr>
          <w:rFonts w:ascii="Bookman Old Style" w:hAnsi="Bookman Old Style"/>
          <w:snapToGrid w:val="0"/>
          <w:color w:val="000000" w:themeColor="text1"/>
          <w:sz w:val="22"/>
          <w:szCs w:val="36"/>
          <w:lang w:eastAsia="en-AU"/>
        </w:rPr>
        <w:t xml:space="preserve">Our review was not done to full length due to the security devices at the production server that have not </w:t>
      </w:r>
      <w:r w:rsidR="00FE5CD2">
        <w:rPr>
          <w:rFonts w:ascii="Bookman Old Style" w:hAnsi="Bookman Old Style"/>
          <w:snapToGrid w:val="0"/>
          <w:color w:val="000000" w:themeColor="text1"/>
          <w:sz w:val="22"/>
          <w:szCs w:val="36"/>
          <w:lang w:eastAsia="en-AU"/>
        </w:rPr>
        <w:t>white listed</w:t>
      </w:r>
      <w:r>
        <w:rPr>
          <w:rFonts w:ascii="Bookman Old Style" w:hAnsi="Bookman Old Style"/>
          <w:snapToGrid w:val="0"/>
          <w:color w:val="000000" w:themeColor="text1"/>
          <w:sz w:val="22"/>
          <w:szCs w:val="36"/>
          <w:lang w:eastAsia="en-AU"/>
        </w:rPr>
        <w:t xml:space="preserve"> our </w:t>
      </w:r>
      <w:proofErr w:type="spellStart"/>
      <w:r>
        <w:rPr>
          <w:rFonts w:ascii="Bookman Old Style" w:hAnsi="Bookman Old Style"/>
          <w:snapToGrid w:val="0"/>
          <w:color w:val="000000" w:themeColor="text1"/>
          <w:sz w:val="22"/>
          <w:szCs w:val="36"/>
          <w:lang w:eastAsia="en-AU"/>
        </w:rPr>
        <w:t>ip</w:t>
      </w:r>
      <w:proofErr w:type="spellEnd"/>
      <w:r>
        <w:rPr>
          <w:rFonts w:ascii="Bookman Old Style" w:hAnsi="Bookman Old Style"/>
          <w:snapToGrid w:val="0"/>
          <w:color w:val="000000" w:themeColor="text1"/>
          <w:sz w:val="22"/>
          <w:szCs w:val="36"/>
          <w:lang w:eastAsia="en-AU"/>
        </w:rPr>
        <w:t xml:space="preserve"> address.</w:t>
      </w:r>
    </w:p>
    <w:p w:rsidR="00C2561D" w:rsidRPr="004830A4" w:rsidRDefault="00C2561D" w:rsidP="00716098">
      <w:pPr>
        <w:rPr>
          <w:rFonts w:ascii="Bookman Old Style" w:hAnsi="Bookman Old Style"/>
          <w:sz w:val="20"/>
        </w:rPr>
      </w:pPr>
      <w:r w:rsidRPr="004830A4">
        <w:rPr>
          <w:rFonts w:ascii="Bookman Old Style" w:hAnsi="Bookman Old Style"/>
          <w:sz w:val="20"/>
        </w:rPr>
        <w:br w:type="page"/>
      </w:r>
    </w:p>
    <w:p w:rsidR="00483956" w:rsidRPr="00FE374F" w:rsidRDefault="00C2561D" w:rsidP="00D74884">
      <w:pPr>
        <w:pStyle w:val="Heading2"/>
        <w:numPr>
          <w:ilvl w:val="1"/>
          <w:numId w:val="15"/>
        </w:numPr>
        <w:spacing w:before="0"/>
        <w:ind w:left="426" w:hanging="426"/>
        <w:rPr>
          <w:rFonts w:ascii="Bookman Old Style" w:hAnsi="Bookman Old Style"/>
          <w:sz w:val="32"/>
          <w:szCs w:val="32"/>
        </w:rPr>
      </w:pPr>
      <w:bookmarkStart w:id="20" w:name="_Toc528001012"/>
      <w:r w:rsidRPr="00FE374F">
        <w:rPr>
          <w:rFonts w:ascii="Bookman Old Style" w:hAnsi="Bookman Old Style"/>
          <w:sz w:val="32"/>
          <w:szCs w:val="32"/>
        </w:rPr>
        <w:lastRenderedPageBreak/>
        <w:t>Approach &amp; Methodology</w:t>
      </w:r>
      <w:bookmarkEnd w:id="20"/>
    </w:p>
    <w:p w:rsidR="00CC1A9A" w:rsidRPr="004830A4" w:rsidRDefault="00CC1A9A" w:rsidP="00691F5F">
      <w:pPr>
        <w:pStyle w:val="PwCNormal"/>
        <w:numPr>
          <w:ilvl w:val="0"/>
          <w:numId w:val="14"/>
        </w:numPr>
        <w:spacing w:after="0"/>
        <w:jc w:val="both"/>
        <w:rPr>
          <w:rFonts w:ascii="Bookman Old Style" w:hAnsi="Bookman Old Style" w:cs="Times New Roman"/>
          <w:sz w:val="22"/>
        </w:rPr>
      </w:pPr>
      <w:r w:rsidRPr="004830A4">
        <w:rPr>
          <w:rFonts w:ascii="Bookman Old Style" w:hAnsi="Bookman Old Style" w:cs="Times New Roman"/>
          <w:sz w:val="22"/>
        </w:rPr>
        <w:t>The web application security assessment was conducted in line with the leading security standards and guidelines for web application s</w:t>
      </w:r>
      <w:r w:rsidR="0072632E" w:rsidRPr="004830A4">
        <w:rPr>
          <w:rFonts w:ascii="Bookman Old Style" w:hAnsi="Bookman Old Style" w:cs="Times New Roman"/>
          <w:sz w:val="22"/>
        </w:rPr>
        <w:t>ecurity such as OWASP.</w:t>
      </w:r>
    </w:p>
    <w:p w:rsidR="00CC1A9A" w:rsidRDefault="00CC1A9A" w:rsidP="00691F5F">
      <w:pPr>
        <w:pStyle w:val="PwCNormal"/>
        <w:numPr>
          <w:ilvl w:val="0"/>
          <w:numId w:val="14"/>
        </w:numPr>
        <w:spacing w:after="0"/>
        <w:jc w:val="both"/>
        <w:rPr>
          <w:rFonts w:ascii="Bookman Old Style" w:hAnsi="Bookman Old Style" w:cs="Times New Roman"/>
          <w:sz w:val="22"/>
        </w:rPr>
      </w:pPr>
      <w:r w:rsidRPr="004830A4">
        <w:rPr>
          <w:rFonts w:ascii="Bookman Old Style" w:hAnsi="Bookman Old Style" w:cs="Times New Roman"/>
          <w:sz w:val="22"/>
        </w:rPr>
        <w:t>The approach followed for the security assessment is detailed below:</w:t>
      </w:r>
    </w:p>
    <w:p w:rsidR="00FE374F" w:rsidRPr="004830A4" w:rsidRDefault="00FE374F" w:rsidP="00FE374F">
      <w:pPr>
        <w:pStyle w:val="PwCNormal"/>
        <w:numPr>
          <w:ilvl w:val="0"/>
          <w:numId w:val="14"/>
        </w:numPr>
        <w:spacing w:after="0"/>
        <w:rPr>
          <w:rFonts w:ascii="Bookman Old Style" w:hAnsi="Bookman Old Style" w:cs="Times New Roman"/>
          <w:sz w:val="22"/>
        </w:rPr>
      </w:pPr>
    </w:p>
    <w:p w:rsidR="00191DA7" w:rsidRPr="00FE374F" w:rsidRDefault="00CC1A9A" w:rsidP="00D74884">
      <w:pPr>
        <w:pStyle w:val="Heading3"/>
        <w:numPr>
          <w:ilvl w:val="2"/>
          <w:numId w:val="15"/>
        </w:numPr>
        <w:spacing w:before="0"/>
        <w:ind w:left="993" w:hanging="993"/>
        <w:rPr>
          <w:rFonts w:ascii="Bookman Old Style" w:hAnsi="Bookman Old Style"/>
          <w:sz w:val="28"/>
          <w:szCs w:val="24"/>
        </w:rPr>
      </w:pPr>
      <w:bookmarkStart w:id="21" w:name="_Toc528001013"/>
      <w:r w:rsidRPr="00FE374F">
        <w:rPr>
          <w:rFonts w:ascii="Bookman Old Style" w:hAnsi="Bookman Old Style"/>
          <w:sz w:val="28"/>
          <w:szCs w:val="24"/>
        </w:rPr>
        <w:t>Information Gathering:</w:t>
      </w:r>
      <w:bookmarkEnd w:id="21"/>
      <w:r w:rsidRPr="00FE374F">
        <w:rPr>
          <w:rFonts w:ascii="Bookman Old Style" w:hAnsi="Bookman Old Style"/>
          <w:sz w:val="28"/>
          <w:szCs w:val="24"/>
        </w:rPr>
        <w:t xml:space="preserve"> </w:t>
      </w:r>
    </w:p>
    <w:p w:rsidR="00CC1A9A" w:rsidRPr="004830A4" w:rsidRDefault="00CC1A9A" w:rsidP="008409BC">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 xml:space="preserve">We conducted a </w:t>
      </w:r>
      <w:r w:rsidR="00E64BC7" w:rsidRPr="004830A4">
        <w:rPr>
          <w:rFonts w:ascii="Bookman Old Style" w:hAnsi="Bookman Old Style" w:cs="Times New Roman"/>
          <w:sz w:val="22"/>
        </w:rPr>
        <w:t>walkthrough</w:t>
      </w:r>
      <w:r w:rsidRPr="004830A4">
        <w:rPr>
          <w:rFonts w:ascii="Bookman Old Style" w:hAnsi="Bookman Old Style" w:cs="Times New Roman"/>
          <w:sz w:val="22"/>
        </w:rPr>
        <w:t xml:space="preserve"> of the web application to assess the scope of the security assessment and obtain the following information to identify the potential attack vectors:</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 xml:space="preserve">Functionalities available in the web application </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Entry points for the web application</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Web application is custom developed or off-the-shelf application</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Protocols used by the web application</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Back-end technology including web server, framework, and development language</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Conduct search engine discovery and reconnaissance</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Banner grabbing (finger printing) to identify the running version of web server / application server and framework</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Enumerate application on web server to identify other applications running on the server</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View source of the web application to review the comments and metadata</w:t>
      </w:r>
    </w:p>
    <w:p w:rsidR="00CC1A9A"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Map functionalities and data flow to identify attack vectors</w:t>
      </w:r>
    </w:p>
    <w:p w:rsidR="008409BC" w:rsidRPr="004830A4" w:rsidRDefault="008409BC" w:rsidP="008409BC">
      <w:pPr>
        <w:pStyle w:val="PwCNormal"/>
        <w:numPr>
          <w:ilvl w:val="0"/>
          <w:numId w:val="0"/>
        </w:numPr>
        <w:spacing w:after="0"/>
        <w:ind w:left="993"/>
        <w:jc w:val="both"/>
        <w:rPr>
          <w:rFonts w:ascii="Bookman Old Style" w:hAnsi="Bookman Old Style" w:cs="Times New Roman"/>
          <w:sz w:val="22"/>
        </w:rPr>
      </w:pPr>
    </w:p>
    <w:p w:rsidR="00191DA7" w:rsidRPr="00FE374F" w:rsidRDefault="009E3B51" w:rsidP="00D74884">
      <w:pPr>
        <w:pStyle w:val="Heading3"/>
        <w:numPr>
          <w:ilvl w:val="2"/>
          <w:numId w:val="15"/>
        </w:numPr>
        <w:spacing w:before="0"/>
        <w:ind w:left="993" w:hanging="993"/>
        <w:rPr>
          <w:rFonts w:ascii="Bookman Old Style" w:hAnsi="Bookman Old Style"/>
          <w:sz w:val="28"/>
          <w:szCs w:val="24"/>
        </w:rPr>
      </w:pPr>
      <w:bookmarkStart w:id="22" w:name="_Toc528001014"/>
      <w:r w:rsidRPr="00FE374F">
        <w:rPr>
          <w:rFonts w:ascii="Bookman Old Style" w:hAnsi="Bookman Old Style"/>
          <w:sz w:val="28"/>
          <w:szCs w:val="24"/>
        </w:rPr>
        <w:t>Automated</w:t>
      </w:r>
      <w:r w:rsidR="00D90247" w:rsidRPr="00FE374F">
        <w:rPr>
          <w:rFonts w:ascii="Bookman Old Style" w:hAnsi="Bookman Old Style"/>
          <w:sz w:val="28"/>
          <w:szCs w:val="24"/>
        </w:rPr>
        <w:t xml:space="preserve"> </w:t>
      </w:r>
      <w:r w:rsidR="00483956" w:rsidRPr="00FE374F">
        <w:rPr>
          <w:rFonts w:ascii="Bookman Old Style" w:hAnsi="Bookman Old Style"/>
          <w:sz w:val="28"/>
          <w:szCs w:val="24"/>
        </w:rPr>
        <w:t>&amp; Manual</w:t>
      </w:r>
      <w:r w:rsidRPr="00FE374F">
        <w:rPr>
          <w:rFonts w:ascii="Bookman Old Style" w:hAnsi="Bookman Old Style"/>
          <w:sz w:val="28"/>
          <w:szCs w:val="24"/>
        </w:rPr>
        <w:t xml:space="preserve"> Scanning:</w:t>
      </w:r>
      <w:bookmarkEnd w:id="22"/>
      <w:r w:rsidRPr="00FE374F">
        <w:rPr>
          <w:rFonts w:ascii="Bookman Old Style" w:hAnsi="Bookman Old Style"/>
          <w:sz w:val="28"/>
          <w:szCs w:val="24"/>
        </w:rPr>
        <w:t xml:space="preserve"> </w:t>
      </w:r>
    </w:p>
    <w:p w:rsidR="00A320C7" w:rsidRPr="004830A4" w:rsidRDefault="009E3B51" w:rsidP="008409BC">
      <w:pPr>
        <w:pStyle w:val="PwCNormal"/>
        <w:numPr>
          <w:ilvl w:val="0"/>
          <w:numId w:val="0"/>
        </w:numPr>
        <w:spacing w:after="0"/>
        <w:jc w:val="both"/>
        <w:rPr>
          <w:rFonts w:ascii="Bookman Old Style" w:hAnsi="Bookman Old Style" w:cs="Times New Roman"/>
          <w:lang w:val="en-US"/>
        </w:rPr>
      </w:pPr>
      <w:r w:rsidRPr="004830A4">
        <w:rPr>
          <w:rFonts w:ascii="Bookman Old Style" w:hAnsi="Bookman Old Style" w:cs="Times New Roman"/>
          <w:sz w:val="22"/>
        </w:rPr>
        <w:t xml:space="preserve">We performed an </w:t>
      </w:r>
      <w:r w:rsidR="00DD32DB" w:rsidRPr="006B6880">
        <w:rPr>
          <w:rFonts w:ascii="Bookman Old Style" w:hAnsi="Bookman Old Style" w:cs="Times New Roman"/>
          <w:sz w:val="22"/>
        </w:rPr>
        <w:t>un</w:t>
      </w:r>
      <w:r w:rsidRPr="006B6880">
        <w:rPr>
          <w:rFonts w:ascii="Bookman Old Style" w:hAnsi="Bookman Old Style" w:cs="Times New Roman"/>
          <w:sz w:val="22"/>
        </w:rPr>
        <w:t>authenticated</w:t>
      </w:r>
      <w:r w:rsidR="00483956" w:rsidRPr="006B6880">
        <w:rPr>
          <w:rFonts w:ascii="Bookman Old Style" w:hAnsi="Bookman Old Style" w:cs="Times New Roman"/>
          <w:sz w:val="22"/>
        </w:rPr>
        <w:t xml:space="preserve">/ </w:t>
      </w:r>
      <w:r w:rsidR="00152C65" w:rsidRPr="006B6880">
        <w:rPr>
          <w:rFonts w:ascii="Bookman Old Style" w:hAnsi="Bookman Old Style" w:cs="Times New Roman"/>
          <w:sz w:val="22"/>
        </w:rPr>
        <w:t>black-box</w:t>
      </w:r>
      <w:r w:rsidR="00483956" w:rsidRPr="006B6880">
        <w:rPr>
          <w:rFonts w:ascii="Bookman Old Style" w:hAnsi="Bookman Old Style" w:cs="Times New Roman"/>
          <w:sz w:val="22"/>
        </w:rPr>
        <w:t xml:space="preserve"> a</w:t>
      </w:r>
      <w:r w:rsidRPr="006B6880">
        <w:rPr>
          <w:rFonts w:ascii="Bookman Old Style" w:hAnsi="Bookman Old Style" w:cs="Times New Roman"/>
          <w:sz w:val="22"/>
        </w:rPr>
        <w:t xml:space="preserve">utomated </w:t>
      </w:r>
      <w:r w:rsidR="00483956" w:rsidRPr="006B6880">
        <w:rPr>
          <w:rFonts w:ascii="Bookman Old Style" w:hAnsi="Bookman Old Style" w:cs="Times New Roman"/>
          <w:sz w:val="22"/>
        </w:rPr>
        <w:t xml:space="preserve">&amp; Manual </w:t>
      </w:r>
      <w:r w:rsidRPr="006B6880">
        <w:rPr>
          <w:rFonts w:ascii="Bookman Old Style" w:hAnsi="Bookman Old Style" w:cs="Times New Roman"/>
          <w:sz w:val="22"/>
        </w:rPr>
        <w:t>scanning (without the knowledge of user credentials)</w:t>
      </w:r>
      <w:r w:rsidRPr="004830A4">
        <w:rPr>
          <w:rFonts w:ascii="Bookman Old Style" w:hAnsi="Bookman Old Style" w:cs="Times New Roman"/>
          <w:sz w:val="22"/>
        </w:rPr>
        <w:t xml:space="preserve"> of the web application URL u</w:t>
      </w:r>
      <w:r w:rsidR="00483956" w:rsidRPr="004830A4">
        <w:rPr>
          <w:rFonts w:ascii="Bookman Old Style" w:hAnsi="Bookman Old Style" w:cs="Times New Roman"/>
          <w:sz w:val="22"/>
        </w:rPr>
        <w:t xml:space="preserve">sing commercial and open source tools. The </w:t>
      </w:r>
      <w:r w:rsidRPr="004830A4">
        <w:rPr>
          <w:rFonts w:ascii="Bookman Old Style" w:hAnsi="Bookman Old Style" w:cs="Times New Roman"/>
          <w:sz w:val="22"/>
        </w:rPr>
        <w:t xml:space="preserve">scanning was conducted to identify any </w:t>
      </w:r>
      <w:r w:rsidR="00483956" w:rsidRPr="004830A4">
        <w:rPr>
          <w:rFonts w:ascii="Bookman Old Style" w:hAnsi="Bookman Old Style" w:cs="Times New Roman"/>
          <w:sz w:val="22"/>
        </w:rPr>
        <w:t>known vulnerabilities in the subjected application.</w:t>
      </w:r>
    </w:p>
    <w:p w:rsidR="00191DA7" w:rsidRPr="00FE374F" w:rsidRDefault="00CC1A9A" w:rsidP="00D74884">
      <w:pPr>
        <w:pStyle w:val="Heading3"/>
        <w:numPr>
          <w:ilvl w:val="2"/>
          <w:numId w:val="15"/>
        </w:numPr>
        <w:spacing w:before="0"/>
        <w:ind w:left="993" w:hanging="993"/>
        <w:rPr>
          <w:rFonts w:ascii="Bookman Old Style" w:hAnsi="Bookman Old Style"/>
          <w:sz w:val="28"/>
          <w:szCs w:val="24"/>
        </w:rPr>
      </w:pPr>
      <w:bookmarkStart w:id="23" w:name="_Toc528001015"/>
      <w:r w:rsidRPr="00FE374F">
        <w:rPr>
          <w:rFonts w:ascii="Bookman Old Style" w:hAnsi="Bookman Old Style"/>
          <w:sz w:val="28"/>
          <w:szCs w:val="24"/>
        </w:rPr>
        <w:t>Analyse results and reporting:</w:t>
      </w:r>
      <w:bookmarkEnd w:id="23"/>
      <w:r w:rsidRPr="00FE374F">
        <w:rPr>
          <w:rFonts w:ascii="Bookman Old Style" w:hAnsi="Bookman Old Style"/>
          <w:sz w:val="28"/>
          <w:szCs w:val="24"/>
        </w:rPr>
        <w:t xml:space="preserve"> </w:t>
      </w:r>
    </w:p>
    <w:p w:rsidR="00CC1A9A" w:rsidRPr="004830A4" w:rsidRDefault="00CC1A9A" w:rsidP="008409BC">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We then analysed the results from manual inspection to identify the vulnerabilities applicable to the web application. The risk classification for each of these vulnerabilities was identified based on the likelihood of occurrence, impact, and level of access required to exploit these vulnerability as per the risk classification method</w:t>
      </w:r>
      <w:r w:rsidR="007D49A3" w:rsidRPr="004830A4">
        <w:rPr>
          <w:rFonts w:ascii="Bookman Old Style" w:hAnsi="Bookman Old Style" w:cs="Times New Roman"/>
          <w:sz w:val="22"/>
        </w:rPr>
        <w:t xml:space="preserve">ology detailed in </w:t>
      </w:r>
      <w:r w:rsidR="00691F5F">
        <w:rPr>
          <w:rFonts w:ascii="Bookman Old Style" w:hAnsi="Bookman Old Style" w:cs="Times New Roman"/>
          <w:sz w:val="22"/>
        </w:rPr>
        <w:t>1.</w:t>
      </w:r>
      <w:r w:rsidR="007D49A3" w:rsidRPr="004830A4">
        <w:rPr>
          <w:rFonts w:ascii="Bookman Old Style" w:hAnsi="Bookman Old Style" w:cs="Times New Roman"/>
          <w:sz w:val="22"/>
        </w:rPr>
        <w:t>5 of the report</w:t>
      </w:r>
      <w:r w:rsidRPr="004830A4">
        <w:rPr>
          <w:rFonts w:ascii="Bookman Old Style" w:hAnsi="Bookman Old Style" w:cs="Times New Roman"/>
          <w:sz w:val="22"/>
        </w:rPr>
        <w:t>.</w:t>
      </w:r>
    </w:p>
    <w:p w:rsidR="00CC1A9A" w:rsidRPr="004830A4" w:rsidRDefault="00CC1A9A" w:rsidP="008409BC">
      <w:pPr>
        <w:pStyle w:val="PwCNormal"/>
        <w:numPr>
          <w:ilvl w:val="0"/>
          <w:numId w:val="14"/>
        </w:numPr>
        <w:spacing w:after="0"/>
        <w:rPr>
          <w:rFonts w:ascii="Bookman Old Style" w:hAnsi="Bookman Old Style" w:cs="Times New Roman"/>
          <w:sz w:val="22"/>
        </w:rPr>
      </w:pPr>
      <w:r w:rsidRPr="004830A4">
        <w:rPr>
          <w:rFonts w:ascii="Bookman Old Style" w:hAnsi="Bookman Old Style" w:cs="Times New Roman"/>
          <w:sz w:val="22"/>
        </w:rPr>
        <w:t>An exception based detailed report is prepared with the following:</w:t>
      </w:r>
    </w:p>
    <w:p w:rsidR="00CC1A9A" w:rsidRPr="004830A4" w:rsidRDefault="00CC1A9A"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t>Description of the vulnerability</w:t>
      </w:r>
    </w:p>
    <w:p w:rsidR="00483956" w:rsidRPr="004830A4" w:rsidRDefault="00483956"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t>Risk Rating</w:t>
      </w:r>
    </w:p>
    <w:p w:rsidR="00CC1A9A" w:rsidRPr="004830A4" w:rsidRDefault="00CC1A9A"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t>Impact</w:t>
      </w:r>
      <w:r w:rsidR="008070F3">
        <w:rPr>
          <w:rFonts w:ascii="Bookman Old Style" w:hAnsi="Bookman Old Style" w:cs="Times New Roman"/>
          <w:sz w:val="22"/>
        </w:rPr>
        <w:t xml:space="preserve"> </w:t>
      </w:r>
      <w:r w:rsidR="00483956" w:rsidRPr="004830A4">
        <w:rPr>
          <w:rFonts w:ascii="Bookman Old Style" w:hAnsi="Bookman Old Style" w:cs="Times New Roman"/>
          <w:sz w:val="22"/>
        </w:rPr>
        <w:t>&amp;</w:t>
      </w:r>
      <w:r w:rsidR="008070F3">
        <w:rPr>
          <w:rFonts w:ascii="Bookman Old Style" w:hAnsi="Bookman Old Style" w:cs="Times New Roman"/>
          <w:sz w:val="22"/>
        </w:rPr>
        <w:t xml:space="preserve"> </w:t>
      </w:r>
      <w:r w:rsidRPr="004830A4">
        <w:rPr>
          <w:rFonts w:ascii="Bookman Old Style" w:hAnsi="Bookman Old Style" w:cs="Times New Roman"/>
          <w:sz w:val="22"/>
        </w:rPr>
        <w:t>Root Cause</w:t>
      </w:r>
    </w:p>
    <w:p w:rsidR="00CC1A9A" w:rsidRPr="004830A4" w:rsidRDefault="00CC1A9A"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t xml:space="preserve">Recommendation </w:t>
      </w:r>
      <w:r w:rsidR="00483956" w:rsidRPr="004830A4">
        <w:rPr>
          <w:rFonts w:ascii="Bookman Old Style" w:hAnsi="Bookman Old Style" w:cs="Times New Roman"/>
          <w:sz w:val="22"/>
        </w:rPr>
        <w:t>including reference links</w:t>
      </w:r>
    </w:p>
    <w:p w:rsidR="001369E9" w:rsidRPr="004830A4" w:rsidRDefault="001369E9" w:rsidP="007D49A3">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br w:type="page"/>
      </w:r>
    </w:p>
    <w:p w:rsidR="001121C6" w:rsidRPr="008C54B6" w:rsidRDefault="001369E9" w:rsidP="00D74884">
      <w:pPr>
        <w:pStyle w:val="Heading2"/>
        <w:numPr>
          <w:ilvl w:val="1"/>
          <w:numId w:val="15"/>
        </w:numPr>
        <w:spacing w:before="0"/>
        <w:ind w:left="426" w:hanging="426"/>
        <w:rPr>
          <w:rFonts w:ascii="Bookman Old Style" w:hAnsi="Bookman Old Style"/>
          <w:sz w:val="32"/>
          <w:szCs w:val="32"/>
        </w:rPr>
      </w:pPr>
      <w:bookmarkStart w:id="24" w:name="_Toc528001016"/>
      <w:r w:rsidRPr="008C54B6">
        <w:rPr>
          <w:rFonts w:ascii="Bookman Old Style" w:hAnsi="Bookman Old Style"/>
          <w:sz w:val="32"/>
          <w:szCs w:val="32"/>
        </w:rPr>
        <w:lastRenderedPageBreak/>
        <w:t>Risk Categorization</w:t>
      </w:r>
      <w:bookmarkEnd w:id="24"/>
    </w:p>
    <w:p w:rsidR="001369E9" w:rsidRPr="008C54B6" w:rsidRDefault="001369E9" w:rsidP="008C54B6">
      <w:pPr>
        <w:pStyle w:val="PwCNormal"/>
        <w:numPr>
          <w:ilvl w:val="0"/>
          <w:numId w:val="0"/>
        </w:numPr>
        <w:spacing w:after="0"/>
        <w:jc w:val="both"/>
        <w:rPr>
          <w:rFonts w:ascii="Bookman Old Style" w:hAnsi="Bookman Old Style" w:cs="Times New Roman"/>
          <w:sz w:val="22"/>
        </w:rPr>
      </w:pPr>
      <w:r w:rsidRPr="008C54B6">
        <w:rPr>
          <w:rFonts w:ascii="Bookman Old Style" w:hAnsi="Bookman Old Style" w:cs="Times New Roman"/>
          <w:sz w:val="22"/>
        </w:rPr>
        <w:t>The risk ratings assigned to each finding in this report are based on 3 dimensions – Likelihood, Impact, and Level of access required. These are defined below.</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720"/>
        <w:gridCol w:w="1690"/>
        <w:gridCol w:w="6662"/>
      </w:tblGrid>
      <w:tr w:rsidR="001369E9" w:rsidRPr="004830A4" w:rsidTr="008C54B6">
        <w:trPr>
          <w:trHeight w:val="788"/>
        </w:trPr>
        <w:tc>
          <w:tcPr>
            <w:tcW w:w="720" w:type="dxa"/>
            <w:vMerge w:val="restart"/>
            <w:shd w:val="clear" w:color="auto" w:fill="0070C0"/>
            <w:textDirection w:val="btLr"/>
            <w:vAlign w:val="center"/>
          </w:tcPr>
          <w:p w:rsidR="001369E9" w:rsidRPr="004830A4" w:rsidRDefault="001369E9" w:rsidP="008C54B6">
            <w:pPr>
              <w:pStyle w:val="TableTextChar"/>
              <w:spacing w:before="0" w:after="0"/>
              <w:ind w:left="113"/>
              <w:jc w:val="center"/>
              <w:rPr>
                <w:rFonts w:ascii="Bookman Old Style" w:hAnsi="Bookman Old Style"/>
                <w:b/>
                <w:snapToGrid w:val="0"/>
                <w:color w:val="FFFFFF" w:themeColor="background1"/>
                <w:sz w:val="22"/>
              </w:rPr>
            </w:pPr>
            <w:r w:rsidRPr="004830A4">
              <w:rPr>
                <w:rFonts w:ascii="Bookman Old Style" w:hAnsi="Bookman Old Style"/>
                <w:b/>
                <w:snapToGrid w:val="0"/>
                <w:color w:val="FFFFFF" w:themeColor="background1"/>
                <w:sz w:val="22"/>
              </w:rPr>
              <w:t>Likelihood</w:t>
            </w: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Attacker can use existing tools to exploit the vulnerability by following prescriptive instructions and without knowledge of coding/platforms. Target can be exploited directly. Finding assists with exploitation of or is linked to other high or critical risk findings. </w:t>
            </w:r>
          </w:p>
        </w:tc>
      </w:tr>
      <w:tr w:rsidR="001369E9" w:rsidRPr="004830A4" w:rsidTr="008C54B6">
        <w:trPr>
          <w:trHeight w:val="832"/>
        </w:trPr>
        <w:tc>
          <w:tcPr>
            <w:tcW w:w="720" w:type="dxa"/>
            <w:vMerge/>
            <w:shd w:val="clear" w:color="auto" w:fill="0070C0"/>
            <w:vAlign w:val="center"/>
          </w:tcPr>
          <w:p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bookmarkStart w:id="25" w:name="_Toc330994377"/>
            <w:r w:rsidRPr="004830A4">
              <w:rPr>
                <w:rFonts w:ascii="Bookman Old Style" w:hAnsi="Bookman Old Style"/>
                <w:snapToGrid w:val="0"/>
                <w:color w:val="000000" w:themeColor="text1"/>
                <w:sz w:val="22"/>
                <w:szCs w:val="36"/>
                <w:lang w:eastAsia="en-AU"/>
              </w:rPr>
              <w:t xml:space="preserve">Attacker must have knowledge of coding/platforms and may require customisation of tools (e.g. batch scripts, shell scripts, </w:t>
            </w:r>
            <w:proofErr w:type="spellStart"/>
            <w:r w:rsidRPr="004830A4">
              <w:rPr>
                <w:rFonts w:ascii="Bookman Old Style" w:hAnsi="Bookman Old Style"/>
                <w:snapToGrid w:val="0"/>
                <w:color w:val="000000" w:themeColor="text1"/>
                <w:sz w:val="22"/>
                <w:szCs w:val="36"/>
                <w:lang w:eastAsia="en-AU"/>
              </w:rPr>
              <w:t>Metasploit</w:t>
            </w:r>
            <w:proofErr w:type="spellEnd"/>
            <w:r w:rsidRPr="004830A4">
              <w:rPr>
                <w:rFonts w:ascii="Bookman Old Style" w:hAnsi="Bookman Old Style"/>
                <w:snapToGrid w:val="0"/>
                <w:color w:val="000000" w:themeColor="text1"/>
                <w:sz w:val="22"/>
                <w:szCs w:val="36"/>
                <w:lang w:eastAsia="en-AU"/>
              </w:rPr>
              <w:t xml:space="preserve"> module customization) to exploit the vulnerability.</w:t>
            </w:r>
            <w:bookmarkEnd w:id="25"/>
          </w:p>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Exploitation of target may require setup of additional infrastructure or processes.</w:t>
            </w:r>
          </w:p>
        </w:tc>
      </w:tr>
      <w:tr w:rsidR="001369E9" w:rsidRPr="004830A4" w:rsidTr="008C54B6">
        <w:trPr>
          <w:trHeight w:val="841"/>
        </w:trPr>
        <w:tc>
          <w:tcPr>
            <w:tcW w:w="720" w:type="dxa"/>
            <w:vMerge/>
            <w:shd w:val="clear" w:color="auto" w:fill="0070C0"/>
            <w:vAlign w:val="center"/>
          </w:tcPr>
          <w:p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 level of skill required to exploit. Attacker must develop their own tools or processes (e.g. custom written exploit code) to successfully exploit the vulnerability.</w:t>
            </w:r>
          </w:p>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Publicly available exploits were not identified.</w:t>
            </w:r>
          </w:p>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Exploitation of target requires setup of additional infrastructure or processes (e.g. Spear Phishing).</w:t>
            </w:r>
          </w:p>
        </w:tc>
      </w:tr>
      <w:tr w:rsidR="001369E9" w:rsidRPr="004830A4" w:rsidTr="008C54B6">
        <w:trPr>
          <w:trHeight w:val="824"/>
        </w:trPr>
        <w:tc>
          <w:tcPr>
            <w:tcW w:w="720" w:type="dxa"/>
            <w:vMerge w:val="restart"/>
            <w:shd w:val="clear" w:color="auto" w:fill="0070C0"/>
            <w:textDirection w:val="btLr"/>
            <w:vAlign w:val="center"/>
          </w:tcPr>
          <w:p w:rsidR="001369E9" w:rsidRPr="004830A4" w:rsidRDefault="001369E9" w:rsidP="008C54B6">
            <w:pPr>
              <w:pStyle w:val="TableTextChar"/>
              <w:spacing w:before="0" w:after="0"/>
              <w:ind w:left="113"/>
              <w:jc w:val="center"/>
              <w:rPr>
                <w:rFonts w:ascii="Bookman Old Style" w:hAnsi="Bookman Old Style"/>
                <w:b/>
                <w:snapToGrid w:val="0"/>
                <w:color w:val="FFFFFF" w:themeColor="background1"/>
                <w:sz w:val="22"/>
              </w:rPr>
            </w:pPr>
            <w:r w:rsidRPr="004830A4">
              <w:rPr>
                <w:rFonts w:ascii="Bookman Old Style" w:hAnsi="Bookman Old Style"/>
                <w:b/>
                <w:snapToGrid w:val="0"/>
                <w:color w:val="FFFFFF" w:themeColor="background1"/>
                <w:sz w:val="22"/>
              </w:rPr>
              <w:t>Impact</w:t>
            </w:r>
          </w:p>
        </w:tc>
        <w:tc>
          <w:tcPr>
            <w:tcW w:w="1690" w:type="dxa"/>
            <w:shd w:val="clear" w:color="auto" w:fill="auto"/>
            <w:vAlign w:val="center"/>
          </w:tcPr>
          <w:p w:rsidR="001369E9" w:rsidRPr="004830A4" w:rsidDel="00063976" w:rsidRDefault="001369E9" w:rsidP="00E64BC7">
            <w:pPr>
              <w:rPr>
                <w:rFonts w:ascii="Bookman Old Style" w:hAnsi="Bookman Old Style"/>
                <w:snapToGrid w:val="0"/>
                <w:color w:val="000000" w:themeColor="text1"/>
                <w:sz w:val="22"/>
                <w:szCs w:val="36"/>
                <w:lang w:eastAsia="en-AU"/>
              </w:rPr>
            </w:pPr>
            <w:bookmarkStart w:id="26" w:name="_Toc330994378"/>
            <w:r w:rsidRPr="004830A4">
              <w:rPr>
                <w:rFonts w:ascii="Bookman Old Style" w:hAnsi="Bookman Old Style"/>
                <w:snapToGrid w:val="0"/>
                <w:color w:val="000000" w:themeColor="text1"/>
                <w:sz w:val="22"/>
                <w:szCs w:val="36"/>
                <w:lang w:eastAsia="en-AU"/>
              </w:rPr>
              <w:t>Severe</w:t>
            </w:r>
            <w:bookmarkEnd w:id="26"/>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bookmarkStart w:id="27" w:name="_Toc330994379"/>
            <w:r w:rsidRPr="004830A4">
              <w:rPr>
                <w:rFonts w:ascii="Bookman Old Style" w:hAnsi="Bookman Old Style"/>
                <w:snapToGrid w:val="0"/>
                <w:color w:val="000000" w:themeColor="text1"/>
                <w:sz w:val="22"/>
                <w:szCs w:val="36"/>
                <w:lang w:eastAsia="en-AU"/>
              </w:rPr>
              <w:t>Vulnerability may lead to</w:t>
            </w:r>
            <w:bookmarkStart w:id="28" w:name="_Toc330994380"/>
            <w:bookmarkEnd w:id="27"/>
            <w:r w:rsidRPr="004830A4">
              <w:rPr>
                <w:rFonts w:ascii="Bookman Old Style" w:hAnsi="Bookman Old Style"/>
                <w:snapToGrid w:val="0"/>
                <w:color w:val="000000" w:themeColor="text1"/>
                <w:sz w:val="22"/>
                <w:szCs w:val="36"/>
                <w:lang w:eastAsia="en-AU"/>
              </w:rPr>
              <w:t xml:space="preserve"> widespread administrator access to multiple materially sensitive systems (e.g. Enterprise Administrator), or</w:t>
            </w:r>
            <w:bookmarkStart w:id="29" w:name="_Toc330994381"/>
            <w:bookmarkEnd w:id="28"/>
            <w:r w:rsidRPr="004830A4">
              <w:rPr>
                <w:rFonts w:ascii="Bookman Old Style" w:hAnsi="Bookman Old Style"/>
                <w:snapToGrid w:val="0"/>
                <w:color w:val="000000" w:themeColor="text1"/>
                <w:sz w:val="22"/>
                <w:szCs w:val="36"/>
                <w:lang w:eastAsia="en-AU"/>
              </w:rPr>
              <w:t xml:space="preserve"> access to the internal network from the Internet.</w:t>
            </w:r>
            <w:bookmarkEnd w:id="29"/>
          </w:p>
        </w:tc>
      </w:tr>
      <w:tr w:rsidR="001369E9" w:rsidRPr="004830A4" w:rsidTr="008C54B6">
        <w:trPr>
          <w:trHeight w:val="1119"/>
        </w:trPr>
        <w:tc>
          <w:tcPr>
            <w:tcW w:w="720" w:type="dxa"/>
            <w:vMerge/>
            <w:shd w:val="clear" w:color="auto" w:fill="0070C0"/>
            <w:textDirection w:val="btLr"/>
            <w:vAlign w:val="center"/>
          </w:tcPr>
          <w:p w:rsidR="001369E9" w:rsidRPr="004830A4" w:rsidRDefault="001369E9" w:rsidP="008C54B6">
            <w:pPr>
              <w:pStyle w:val="TableTextChar"/>
              <w:spacing w:before="0" w:after="0"/>
              <w:ind w:left="113"/>
              <w:jc w:val="center"/>
              <w:rPr>
                <w:rFonts w:ascii="Bookman Old Style" w:hAnsi="Bookman Old Style"/>
                <w:b/>
                <w:snapToGrid w:val="0"/>
                <w:color w:val="FFFFFF" w:themeColor="background1"/>
                <w:sz w:val="22"/>
              </w:rPr>
            </w:pP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Major</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Vulnerability may lead to immediate access to sensitive or materially sensitive data, or</w:t>
            </w:r>
            <w:bookmarkStart w:id="30" w:name="_Toc330994382"/>
            <w:r w:rsidRPr="004830A4">
              <w:rPr>
                <w:rFonts w:ascii="Bookman Old Style" w:hAnsi="Bookman Old Style"/>
                <w:snapToGrid w:val="0"/>
                <w:color w:val="000000" w:themeColor="text1"/>
                <w:sz w:val="22"/>
                <w:szCs w:val="36"/>
                <w:lang w:eastAsia="en-AU"/>
              </w:rPr>
              <w:t xml:space="preserve"> highly privileged access to critical business systems, or</w:t>
            </w:r>
            <w:bookmarkStart w:id="31" w:name="_Toc330994383"/>
            <w:bookmarkEnd w:id="30"/>
            <w:r w:rsidRPr="004830A4">
              <w:rPr>
                <w:rFonts w:ascii="Bookman Old Style" w:hAnsi="Bookman Old Style"/>
                <w:snapToGrid w:val="0"/>
                <w:color w:val="000000" w:themeColor="text1"/>
                <w:sz w:val="22"/>
                <w:szCs w:val="36"/>
                <w:lang w:eastAsia="en-AU"/>
              </w:rPr>
              <w:t xml:space="preserve"> a severe and extended disruption to critical business systems or operations, with impact to many users or sites.</w:t>
            </w:r>
            <w:bookmarkEnd w:id="31"/>
          </w:p>
        </w:tc>
      </w:tr>
      <w:tr w:rsidR="001369E9" w:rsidRPr="004830A4" w:rsidTr="008C54B6">
        <w:trPr>
          <w:trHeight w:val="824"/>
        </w:trPr>
        <w:tc>
          <w:tcPr>
            <w:tcW w:w="720" w:type="dxa"/>
            <w:vMerge/>
            <w:shd w:val="clear" w:color="auto" w:fill="0070C0"/>
            <w:vAlign w:val="center"/>
          </w:tcPr>
          <w:p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Moderate</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Vulnerability may lead to access to sensitive data, or privileged access to critical business systems, or </w:t>
            </w:r>
            <w:bookmarkStart w:id="32" w:name="_Toc330994384"/>
            <w:r w:rsidRPr="004830A4">
              <w:rPr>
                <w:rFonts w:ascii="Bookman Old Style" w:hAnsi="Bookman Old Style"/>
                <w:snapToGrid w:val="0"/>
                <w:color w:val="000000" w:themeColor="text1"/>
                <w:sz w:val="22"/>
                <w:szCs w:val="36"/>
                <w:lang w:eastAsia="en-AU"/>
              </w:rPr>
              <w:t>partial disruption to critical business systems or operations, with impact to some users or sites.</w:t>
            </w:r>
            <w:bookmarkEnd w:id="32"/>
          </w:p>
        </w:tc>
      </w:tr>
      <w:tr w:rsidR="001369E9" w:rsidRPr="004830A4" w:rsidTr="008C54B6">
        <w:trPr>
          <w:trHeight w:val="1251"/>
        </w:trPr>
        <w:tc>
          <w:tcPr>
            <w:tcW w:w="720" w:type="dxa"/>
            <w:vMerge/>
            <w:shd w:val="clear" w:color="auto" w:fill="0070C0"/>
            <w:vAlign w:val="center"/>
          </w:tcPr>
          <w:p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Minor</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Vulnerability may lead to:</w:t>
            </w:r>
          </w:p>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Access to non-sensitive data, or</w:t>
            </w:r>
          </w:p>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Access to non-critical business systems, or</w:t>
            </w:r>
          </w:p>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Disruption to non-critical business systems or operations, with limited impact to users/sites.</w:t>
            </w:r>
          </w:p>
        </w:tc>
      </w:tr>
      <w:tr w:rsidR="001369E9" w:rsidRPr="004830A4" w:rsidTr="008C54B6">
        <w:trPr>
          <w:trHeight w:val="843"/>
        </w:trPr>
        <w:tc>
          <w:tcPr>
            <w:tcW w:w="720" w:type="dxa"/>
            <w:vMerge/>
            <w:shd w:val="clear" w:color="auto" w:fill="0070C0"/>
            <w:vAlign w:val="center"/>
          </w:tcPr>
          <w:p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rsidR="001369E9" w:rsidRPr="004830A4" w:rsidDel="00063976"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Insignificant</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Information disclosure of non-sensitive enticement information (e.g. IP addresses, hostnames, system information) with no direct impact to availability.</w:t>
            </w:r>
          </w:p>
        </w:tc>
      </w:tr>
      <w:tr w:rsidR="001369E9" w:rsidRPr="004830A4" w:rsidTr="008C54B6">
        <w:trPr>
          <w:trHeight w:val="374"/>
        </w:trPr>
        <w:tc>
          <w:tcPr>
            <w:tcW w:w="720" w:type="dxa"/>
            <w:vMerge w:val="restart"/>
            <w:shd w:val="clear" w:color="auto" w:fill="0070C0"/>
            <w:textDirection w:val="btLr"/>
            <w:vAlign w:val="center"/>
          </w:tcPr>
          <w:p w:rsidR="001369E9" w:rsidRPr="004830A4" w:rsidRDefault="001369E9" w:rsidP="008C54B6">
            <w:pPr>
              <w:pStyle w:val="TableTextChar"/>
              <w:spacing w:before="0" w:after="0"/>
              <w:ind w:left="113"/>
              <w:jc w:val="center"/>
              <w:rPr>
                <w:rFonts w:ascii="Bookman Old Style" w:hAnsi="Bookman Old Style"/>
                <w:b/>
                <w:snapToGrid w:val="0"/>
                <w:color w:val="FFFFFF" w:themeColor="background1"/>
                <w:sz w:val="22"/>
              </w:rPr>
            </w:pPr>
            <w:r w:rsidRPr="004830A4">
              <w:rPr>
                <w:rFonts w:ascii="Bookman Old Style" w:hAnsi="Bookman Old Style"/>
                <w:b/>
                <w:snapToGrid w:val="0"/>
                <w:color w:val="FFFFFF" w:themeColor="background1"/>
                <w:sz w:val="22"/>
              </w:rPr>
              <w:t>Level of access required</w:t>
            </w: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Privileged</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Privileged user (e.g. administrator).</w:t>
            </w:r>
          </w:p>
        </w:tc>
      </w:tr>
      <w:tr w:rsidR="001369E9" w:rsidRPr="004830A4" w:rsidTr="008C54B6">
        <w:trPr>
          <w:trHeight w:val="408"/>
        </w:trPr>
        <w:tc>
          <w:tcPr>
            <w:tcW w:w="720" w:type="dxa"/>
            <w:vMerge/>
            <w:shd w:val="clear" w:color="auto" w:fill="0070C0"/>
            <w:vAlign w:val="center"/>
          </w:tcPr>
          <w:p w:rsidR="001369E9" w:rsidRPr="004830A4" w:rsidRDefault="001369E9" w:rsidP="008C54B6">
            <w:pPr>
              <w:pStyle w:val="TableTextChar"/>
              <w:spacing w:before="0" w:after="0"/>
              <w:ind w:left="0"/>
              <w:jc w:val="both"/>
              <w:rPr>
                <w:rFonts w:ascii="Bookman Old Style" w:hAnsi="Bookman Old Style"/>
                <w:snapToGrid w:val="0"/>
                <w:sz w:val="22"/>
              </w:rPr>
            </w:pP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Non-privileged</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General user (e.g. domain user).</w:t>
            </w:r>
          </w:p>
        </w:tc>
      </w:tr>
      <w:tr w:rsidR="001369E9" w:rsidRPr="004830A4" w:rsidTr="008C54B6">
        <w:trPr>
          <w:trHeight w:val="542"/>
        </w:trPr>
        <w:tc>
          <w:tcPr>
            <w:tcW w:w="720" w:type="dxa"/>
            <w:vMerge/>
            <w:shd w:val="clear" w:color="auto" w:fill="0070C0"/>
            <w:vAlign w:val="center"/>
          </w:tcPr>
          <w:p w:rsidR="001369E9" w:rsidRPr="004830A4" w:rsidRDefault="001369E9" w:rsidP="008C54B6">
            <w:pPr>
              <w:pStyle w:val="TableTextChar"/>
              <w:spacing w:before="0" w:after="0"/>
              <w:ind w:left="0"/>
              <w:jc w:val="both"/>
              <w:rPr>
                <w:rFonts w:ascii="Bookman Old Style" w:hAnsi="Bookman Old Style"/>
                <w:snapToGrid w:val="0"/>
                <w:sz w:val="22"/>
              </w:rPr>
            </w:pP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Internal Anonymous</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Unauthenticated user with access to the internal network.</w:t>
            </w:r>
          </w:p>
        </w:tc>
      </w:tr>
      <w:tr w:rsidR="001369E9" w:rsidRPr="004830A4" w:rsidTr="008C54B6">
        <w:trPr>
          <w:trHeight w:val="692"/>
        </w:trPr>
        <w:tc>
          <w:tcPr>
            <w:tcW w:w="720" w:type="dxa"/>
            <w:vMerge/>
            <w:shd w:val="clear" w:color="auto" w:fill="0070C0"/>
            <w:vAlign w:val="center"/>
          </w:tcPr>
          <w:p w:rsidR="001369E9" w:rsidRPr="004830A4" w:rsidRDefault="001369E9" w:rsidP="008C54B6">
            <w:pPr>
              <w:pStyle w:val="TableTextChar"/>
              <w:spacing w:before="0" w:after="0"/>
              <w:ind w:left="0"/>
              <w:jc w:val="both"/>
              <w:rPr>
                <w:rFonts w:ascii="Bookman Old Style" w:hAnsi="Bookman Old Style"/>
                <w:snapToGrid w:val="0"/>
                <w:sz w:val="22"/>
              </w:rPr>
            </w:pPr>
          </w:p>
        </w:tc>
        <w:tc>
          <w:tcPr>
            <w:tcW w:w="1690" w:type="dxa"/>
            <w:shd w:val="clear" w:color="auto" w:fill="auto"/>
            <w:vAlign w:val="center"/>
          </w:tcPr>
          <w:p w:rsidR="001369E9" w:rsidRPr="004830A4" w:rsidDel="00BB75B8"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External Anonymous</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Unauthenticated Internet user (includes web applications that allow self-registration).</w:t>
            </w:r>
          </w:p>
        </w:tc>
      </w:tr>
    </w:tbl>
    <w:p w:rsidR="001369E9" w:rsidRPr="004830A4" w:rsidRDefault="001369E9" w:rsidP="001369E9">
      <w:pPr>
        <w:rPr>
          <w:rFonts w:ascii="Bookman Old Style" w:hAnsi="Bookman Old Style"/>
          <w:snapToGrid w:val="0"/>
          <w:color w:val="000000" w:themeColor="text1"/>
          <w:sz w:val="22"/>
          <w:szCs w:val="36"/>
          <w:lang w:eastAsia="en-AU"/>
        </w:rPr>
      </w:pPr>
    </w:p>
    <w:p w:rsidR="0094486D" w:rsidRPr="004830A4" w:rsidRDefault="0094486D" w:rsidP="001369E9">
      <w:pPr>
        <w:spacing w:before="120" w:after="120"/>
        <w:rPr>
          <w:rFonts w:ascii="Bookman Old Style" w:hAnsi="Bookman Old Style"/>
          <w:snapToGrid w:val="0"/>
          <w:color w:val="000000" w:themeColor="text1"/>
          <w:sz w:val="22"/>
          <w:szCs w:val="36"/>
          <w:lang w:eastAsia="en-AU"/>
        </w:rPr>
      </w:pPr>
    </w:p>
    <w:tbl>
      <w:tblPr>
        <w:tblW w:w="52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53"/>
        <w:gridCol w:w="1954"/>
        <w:gridCol w:w="1954"/>
        <w:gridCol w:w="1954"/>
        <w:gridCol w:w="1954"/>
      </w:tblGrid>
      <w:tr w:rsidR="001369E9" w:rsidRPr="004830A4" w:rsidTr="00056B18">
        <w:trPr>
          <w:trHeight w:val="427"/>
        </w:trPr>
        <w:tc>
          <w:tcPr>
            <w:tcW w:w="1000" w:type="pct"/>
            <w:shd w:val="clear" w:color="auto" w:fill="0070C0"/>
            <w:noWrap/>
            <w:vAlign w:val="center"/>
          </w:tcPr>
          <w:p w:rsidR="001369E9" w:rsidRPr="004830A4" w:rsidRDefault="001369E9" w:rsidP="001369E9">
            <w:pPr>
              <w:jc w:val="right"/>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lastRenderedPageBreak/>
              <w:t>Consequence</w:t>
            </w:r>
          </w:p>
          <w:p w:rsidR="001369E9" w:rsidRPr="004830A4" w:rsidRDefault="001369E9" w:rsidP="001369E9">
            <w:pP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Likelihood</w:t>
            </w:r>
          </w:p>
        </w:tc>
        <w:tc>
          <w:tcPr>
            <w:tcW w:w="1000" w:type="pct"/>
            <w:shd w:val="clear" w:color="auto" w:fill="0070C0"/>
            <w:noWrap/>
            <w:vAlign w:val="center"/>
          </w:tcPr>
          <w:p w:rsidR="001369E9" w:rsidRPr="004830A4" w:rsidRDefault="001369E9"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Small</w:t>
            </w:r>
          </w:p>
        </w:tc>
        <w:tc>
          <w:tcPr>
            <w:tcW w:w="1000" w:type="pct"/>
            <w:shd w:val="clear" w:color="auto" w:fill="0070C0"/>
            <w:noWrap/>
            <w:vAlign w:val="center"/>
          </w:tcPr>
          <w:p w:rsidR="001369E9" w:rsidRPr="004830A4" w:rsidRDefault="001369E9"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Moderate</w:t>
            </w:r>
          </w:p>
        </w:tc>
        <w:tc>
          <w:tcPr>
            <w:tcW w:w="1000" w:type="pct"/>
            <w:shd w:val="clear" w:color="auto" w:fill="0070C0"/>
            <w:noWrap/>
            <w:vAlign w:val="center"/>
          </w:tcPr>
          <w:p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Severe</w:t>
            </w:r>
          </w:p>
        </w:tc>
        <w:tc>
          <w:tcPr>
            <w:tcW w:w="1000" w:type="pct"/>
            <w:shd w:val="clear" w:color="auto" w:fill="0070C0"/>
            <w:noWrap/>
            <w:vAlign w:val="center"/>
          </w:tcPr>
          <w:p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Catastrophic</w:t>
            </w:r>
          </w:p>
        </w:tc>
      </w:tr>
      <w:tr w:rsidR="001369E9" w:rsidRPr="004830A4" w:rsidTr="00056B18">
        <w:trPr>
          <w:trHeight w:val="412"/>
        </w:trPr>
        <w:tc>
          <w:tcPr>
            <w:tcW w:w="1000" w:type="pct"/>
            <w:shd w:val="clear" w:color="auto" w:fill="0070C0"/>
            <w:noWrap/>
            <w:vAlign w:val="center"/>
          </w:tcPr>
          <w:p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Low</w:t>
            </w:r>
          </w:p>
        </w:tc>
        <w:tc>
          <w:tcPr>
            <w:tcW w:w="1000" w:type="pct"/>
            <w:shd w:val="clear" w:color="auto" w:fill="00B0F0"/>
            <w:noWrap/>
            <w:vAlign w:val="center"/>
          </w:tcPr>
          <w:p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Info</w:t>
            </w:r>
          </w:p>
        </w:tc>
        <w:tc>
          <w:tcPr>
            <w:tcW w:w="1000" w:type="pct"/>
            <w:shd w:val="clear" w:color="auto" w:fill="92D050"/>
            <w:noWrap/>
            <w:vAlign w:val="center"/>
          </w:tcPr>
          <w:p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1000" w:type="pct"/>
            <w:shd w:val="clear" w:color="auto" w:fill="FFC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FFC000"/>
            <w:noWrap/>
            <w:vAlign w:val="center"/>
          </w:tcPr>
          <w:p w:rsidR="001369E9" w:rsidRPr="004830A4" w:rsidRDefault="00115BB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r>
      <w:tr w:rsidR="001369E9" w:rsidRPr="004830A4" w:rsidTr="00056B18">
        <w:trPr>
          <w:trHeight w:val="527"/>
        </w:trPr>
        <w:tc>
          <w:tcPr>
            <w:tcW w:w="1000" w:type="pct"/>
            <w:shd w:val="clear" w:color="auto" w:fill="0070C0"/>
            <w:noWrap/>
            <w:vAlign w:val="center"/>
          </w:tcPr>
          <w:p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Moderate</w:t>
            </w:r>
          </w:p>
        </w:tc>
        <w:tc>
          <w:tcPr>
            <w:tcW w:w="1000" w:type="pct"/>
            <w:shd w:val="clear" w:color="auto" w:fill="92D05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1000" w:type="pct"/>
            <w:shd w:val="clear" w:color="auto" w:fill="FFC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FFC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C00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r>
      <w:tr w:rsidR="001369E9" w:rsidRPr="004830A4" w:rsidTr="00056B18">
        <w:trPr>
          <w:trHeight w:val="527"/>
        </w:trPr>
        <w:tc>
          <w:tcPr>
            <w:tcW w:w="1000" w:type="pct"/>
            <w:shd w:val="clear" w:color="auto" w:fill="0070C0"/>
            <w:noWrap/>
            <w:vAlign w:val="center"/>
          </w:tcPr>
          <w:p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High</w:t>
            </w:r>
          </w:p>
        </w:tc>
        <w:tc>
          <w:tcPr>
            <w:tcW w:w="1000" w:type="pct"/>
            <w:shd w:val="clear" w:color="auto" w:fill="92D050"/>
            <w:noWrap/>
            <w:vAlign w:val="center"/>
          </w:tcPr>
          <w:p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1000" w:type="pct"/>
            <w:shd w:val="clear" w:color="auto" w:fill="FFC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C00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1000" w:type="pct"/>
            <w:shd w:val="clear" w:color="auto" w:fill="C00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r>
      <w:tr w:rsidR="001369E9" w:rsidRPr="004830A4" w:rsidTr="00056B18">
        <w:trPr>
          <w:trHeight w:val="527"/>
        </w:trPr>
        <w:tc>
          <w:tcPr>
            <w:tcW w:w="1000" w:type="pct"/>
            <w:shd w:val="clear" w:color="auto" w:fill="0070C0"/>
            <w:noWrap/>
            <w:vAlign w:val="center"/>
          </w:tcPr>
          <w:p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Very High</w:t>
            </w:r>
          </w:p>
        </w:tc>
        <w:tc>
          <w:tcPr>
            <w:tcW w:w="1000" w:type="pct"/>
            <w:shd w:val="clear" w:color="auto" w:fill="FFC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C00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1000" w:type="pct"/>
            <w:shd w:val="clear" w:color="auto" w:fill="C00000"/>
            <w:noWrap/>
            <w:vAlign w:val="center"/>
          </w:tcPr>
          <w:p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1000" w:type="pct"/>
            <w:shd w:val="clear" w:color="auto" w:fill="C00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r>
    </w:tbl>
    <w:p w:rsidR="001369E9" w:rsidRPr="004830A4" w:rsidRDefault="001369E9" w:rsidP="001369E9">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The final risk ratings are defined as follows:</w:t>
      </w:r>
    </w:p>
    <w:tbl>
      <w:tblPr>
        <w:tblW w:w="95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89"/>
        <w:gridCol w:w="7848"/>
      </w:tblGrid>
      <w:tr w:rsidR="001369E9" w:rsidRPr="004830A4" w:rsidTr="0094486D">
        <w:trPr>
          <w:trHeight w:val="737"/>
        </w:trPr>
        <w:tc>
          <w:tcPr>
            <w:tcW w:w="1689" w:type="dxa"/>
            <w:shd w:val="clear" w:color="auto" w:fill="C00000"/>
            <w:vAlign w:val="center"/>
          </w:tcPr>
          <w:p w:rsidR="001369E9" w:rsidRPr="004830A4" w:rsidRDefault="001369E9"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t>High</w:t>
            </w:r>
          </w:p>
        </w:tc>
        <w:tc>
          <w:tcPr>
            <w:tcW w:w="7848" w:type="dxa"/>
            <w:vAlign w:val="center"/>
          </w:tcPr>
          <w:p w:rsidR="001369E9" w:rsidRPr="004830A4" w:rsidRDefault="001369E9" w:rsidP="008C54B6">
            <w:pPr>
              <w:pStyle w:val="TableTextChar"/>
              <w:spacing w:before="0" w:after="0"/>
              <w:ind w:left="0"/>
              <w:jc w:val="both"/>
              <w:rPr>
                <w:rFonts w:ascii="Bookman Old Style" w:hAnsi="Bookman Old Style"/>
                <w:snapToGrid w:val="0"/>
                <w:sz w:val="22"/>
              </w:rPr>
            </w:pPr>
            <w:bookmarkStart w:id="33" w:name="_Toc330994388"/>
            <w:r w:rsidRPr="004830A4">
              <w:rPr>
                <w:rFonts w:ascii="Bookman Old Style" w:hAnsi="Bookman Old Style"/>
                <w:snapToGrid w:val="0"/>
                <w:sz w:val="22"/>
              </w:rPr>
              <w:t>Urgent action should be taken to address findings.</w:t>
            </w:r>
            <w:bookmarkEnd w:id="33"/>
          </w:p>
        </w:tc>
      </w:tr>
      <w:tr w:rsidR="0094486D" w:rsidRPr="004830A4" w:rsidTr="0094486D">
        <w:trPr>
          <w:trHeight w:val="737"/>
        </w:trPr>
        <w:tc>
          <w:tcPr>
            <w:tcW w:w="1689" w:type="dxa"/>
            <w:shd w:val="clear" w:color="auto" w:fill="FFC000"/>
            <w:vAlign w:val="center"/>
          </w:tcPr>
          <w:p w:rsidR="0094486D" w:rsidRPr="004830A4" w:rsidRDefault="0094486D"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t>Medium</w:t>
            </w:r>
          </w:p>
        </w:tc>
        <w:tc>
          <w:tcPr>
            <w:tcW w:w="7848" w:type="dxa"/>
            <w:vAlign w:val="center"/>
          </w:tcPr>
          <w:p w:rsidR="0094486D" w:rsidRPr="004830A4" w:rsidRDefault="0094486D" w:rsidP="008C54B6">
            <w:pPr>
              <w:pStyle w:val="TableTextChar"/>
              <w:spacing w:before="0" w:after="0"/>
              <w:ind w:left="0"/>
              <w:jc w:val="both"/>
              <w:rPr>
                <w:rFonts w:ascii="Bookman Old Style" w:hAnsi="Bookman Old Style"/>
                <w:snapToGrid w:val="0"/>
                <w:sz w:val="22"/>
              </w:rPr>
            </w:pPr>
            <w:r w:rsidRPr="004830A4">
              <w:rPr>
                <w:rFonts w:ascii="Bookman Old Style" w:hAnsi="Bookman Old Style"/>
                <w:snapToGrid w:val="0"/>
                <w:sz w:val="22"/>
              </w:rPr>
              <w:t>Action should be taken to address findings in a timely manner.</w:t>
            </w:r>
          </w:p>
          <w:p w:rsidR="0094486D" w:rsidRPr="004830A4" w:rsidRDefault="0094486D" w:rsidP="008C54B6">
            <w:pPr>
              <w:pStyle w:val="TableTextChar"/>
              <w:spacing w:before="0" w:after="0"/>
              <w:ind w:left="0"/>
              <w:jc w:val="both"/>
              <w:rPr>
                <w:rFonts w:ascii="Bookman Old Style" w:hAnsi="Bookman Old Style"/>
                <w:snapToGrid w:val="0"/>
                <w:sz w:val="22"/>
              </w:rPr>
            </w:pPr>
            <w:r w:rsidRPr="004830A4">
              <w:rPr>
                <w:rFonts w:ascii="Bookman Old Style" w:hAnsi="Bookman Old Style"/>
                <w:snapToGrid w:val="0"/>
                <w:sz w:val="22"/>
              </w:rPr>
              <w:t>Out of cycle change and compensating controls may be required.</w:t>
            </w:r>
          </w:p>
        </w:tc>
      </w:tr>
      <w:tr w:rsidR="0094486D" w:rsidRPr="004830A4" w:rsidTr="0094486D">
        <w:trPr>
          <w:trHeight w:val="737"/>
        </w:trPr>
        <w:tc>
          <w:tcPr>
            <w:tcW w:w="1689" w:type="dxa"/>
            <w:shd w:val="clear" w:color="auto" w:fill="92D050"/>
            <w:vAlign w:val="center"/>
          </w:tcPr>
          <w:p w:rsidR="0094486D" w:rsidRPr="004830A4" w:rsidRDefault="0094486D"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t>Low</w:t>
            </w:r>
          </w:p>
        </w:tc>
        <w:tc>
          <w:tcPr>
            <w:tcW w:w="7848" w:type="dxa"/>
            <w:vAlign w:val="center"/>
          </w:tcPr>
          <w:p w:rsidR="0094486D" w:rsidRPr="004830A4" w:rsidRDefault="0094486D" w:rsidP="008C54B6">
            <w:pPr>
              <w:pStyle w:val="TableTextChar"/>
              <w:keepNext/>
              <w:keepLines/>
              <w:spacing w:before="0" w:after="0"/>
              <w:ind w:left="0"/>
              <w:jc w:val="both"/>
              <w:outlineLvl w:val="3"/>
              <w:rPr>
                <w:rFonts w:ascii="Bookman Old Style" w:hAnsi="Bookman Old Style"/>
                <w:snapToGrid w:val="0"/>
                <w:sz w:val="22"/>
              </w:rPr>
            </w:pPr>
            <w:r w:rsidRPr="004830A4">
              <w:rPr>
                <w:rFonts w:ascii="Bookman Old Style" w:hAnsi="Bookman Old Style"/>
                <w:snapToGrid w:val="0"/>
                <w:sz w:val="22"/>
              </w:rPr>
              <w:t>No immediate action required. Remediation items can be implemented during the next scheduled change window.</w:t>
            </w:r>
          </w:p>
        </w:tc>
      </w:tr>
      <w:tr w:rsidR="0094486D" w:rsidRPr="004830A4" w:rsidTr="0094486D">
        <w:trPr>
          <w:trHeight w:val="737"/>
        </w:trPr>
        <w:tc>
          <w:tcPr>
            <w:tcW w:w="1689" w:type="dxa"/>
            <w:shd w:val="clear" w:color="auto" w:fill="00B0F0"/>
            <w:vAlign w:val="center"/>
          </w:tcPr>
          <w:p w:rsidR="0094486D" w:rsidRPr="004830A4" w:rsidRDefault="0094486D"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t>Information</w:t>
            </w:r>
          </w:p>
        </w:tc>
        <w:tc>
          <w:tcPr>
            <w:tcW w:w="7848" w:type="dxa"/>
            <w:vAlign w:val="center"/>
          </w:tcPr>
          <w:p w:rsidR="0094486D" w:rsidRPr="004830A4" w:rsidRDefault="0094486D" w:rsidP="008C54B6">
            <w:pPr>
              <w:pStyle w:val="TableTextChar"/>
              <w:spacing w:before="0" w:after="0"/>
              <w:ind w:left="0"/>
              <w:jc w:val="both"/>
              <w:rPr>
                <w:rFonts w:ascii="Bookman Old Style" w:hAnsi="Bookman Old Style"/>
                <w:snapToGrid w:val="0"/>
                <w:sz w:val="22"/>
              </w:rPr>
            </w:pPr>
            <w:r w:rsidRPr="004830A4">
              <w:rPr>
                <w:rFonts w:ascii="Bookman Old Style" w:hAnsi="Bookman Old Style"/>
                <w:snapToGrid w:val="0"/>
                <w:sz w:val="22"/>
              </w:rPr>
              <w:t>No immediate risks to the environment were identified as part of the testing. Findings are informational only.</w:t>
            </w:r>
          </w:p>
        </w:tc>
      </w:tr>
    </w:tbl>
    <w:p w:rsidR="001369E9" w:rsidRPr="004830A4" w:rsidRDefault="001369E9" w:rsidP="008C54B6">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Note: The above matrices are intended to be used as a guide only in determining the appropriate risk rating for a particular vulnerability. Other factors may need to be considered when weighing up the final risk rating, such as the number of servers/applications affected by the vulnerability, nature of system’s affected (e.g. Production, Development, and Test), and nature of data accessed or disclosed.</w:t>
      </w:r>
    </w:p>
    <w:p w:rsidR="001369E9" w:rsidRPr="008C54B6" w:rsidRDefault="0094486D" w:rsidP="00D74884">
      <w:pPr>
        <w:pStyle w:val="Heading2"/>
        <w:numPr>
          <w:ilvl w:val="1"/>
          <w:numId w:val="15"/>
        </w:numPr>
        <w:spacing w:before="0"/>
        <w:ind w:left="426" w:hanging="426"/>
        <w:rPr>
          <w:rFonts w:ascii="Bookman Old Style" w:hAnsi="Bookman Old Style"/>
          <w:sz w:val="32"/>
          <w:szCs w:val="32"/>
        </w:rPr>
      </w:pPr>
      <w:bookmarkStart w:id="34" w:name="_Toc528001017"/>
      <w:r w:rsidRPr="008C54B6">
        <w:rPr>
          <w:rFonts w:ascii="Bookman Old Style" w:hAnsi="Bookman Old Style"/>
          <w:sz w:val="32"/>
          <w:szCs w:val="32"/>
        </w:rPr>
        <w:t>Vulnerability Summary</w:t>
      </w:r>
      <w:bookmarkEnd w:id="34"/>
    </w:p>
    <w:p w:rsidR="00D235FD" w:rsidRPr="004830A4" w:rsidRDefault="0094486D" w:rsidP="008C54B6">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Below is the summary of open vulnerabilities that still exist in the application.</w:t>
      </w:r>
    </w:p>
    <w:tbl>
      <w:tblPr>
        <w:tblW w:w="9242" w:type="dxa"/>
        <w:jc w:val="center"/>
        <w:tblLook w:val="04A0"/>
      </w:tblPr>
      <w:tblGrid>
        <w:gridCol w:w="2505"/>
        <w:gridCol w:w="1120"/>
        <w:gridCol w:w="1250"/>
        <w:gridCol w:w="1120"/>
        <w:gridCol w:w="1019"/>
        <w:gridCol w:w="1220"/>
        <w:gridCol w:w="1008"/>
      </w:tblGrid>
      <w:tr w:rsidR="004D71A1" w:rsidRPr="004830A4" w:rsidTr="004D71A1">
        <w:trPr>
          <w:trHeight w:val="300"/>
          <w:jc w:val="center"/>
        </w:trPr>
        <w:tc>
          <w:tcPr>
            <w:tcW w:w="2505" w:type="dxa"/>
            <w:vMerge w:val="restart"/>
            <w:tcBorders>
              <w:top w:val="single" w:sz="4" w:space="0" w:color="auto"/>
              <w:left w:val="single" w:sz="4" w:space="0" w:color="auto"/>
              <w:bottom w:val="single" w:sz="4" w:space="0" w:color="000000"/>
              <w:right w:val="single" w:sz="4" w:space="0" w:color="auto"/>
            </w:tcBorders>
            <w:shd w:val="clear" w:color="auto" w:fill="0070C0"/>
            <w:vAlign w:val="center"/>
            <w:hideMark/>
          </w:tcPr>
          <w:p w:rsidR="004D71A1" w:rsidRPr="004830A4" w:rsidRDefault="004D71A1" w:rsidP="00E64BC7">
            <w:pPr>
              <w:jc w:val="center"/>
              <w:rPr>
                <w:rFonts w:ascii="Bookman Old Style" w:hAnsi="Bookman Old Style"/>
                <w:b/>
                <w:bCs/>
                <w:color w:val="FFFFFF" w:themeColor="background1"/>
              </w:rPr>
            </w:pPr>
            <w:r w:rsidRPr="004830A4">
              <w:rPr>
                <w:rFonts w:ascii="Bookman Old Style" w:hAnsi="Bookman Old Style"/>
                <w:b/>
                <w:bCs/>
                <w:color w:val="FFFFFF" w:themeColor="background1"/>
              </w:rPr>
              <w:t>Review Area</w:t>
            </w:r>
          </w:p>
        </w:tc>
        <w:tc>
          <w:tcPr>
            <w:tcW w:w="3490" w:type="dxa"/>
            <w:gridSpan w:val="3"/>
            <w:tcBorders>
              <w:top w:val="single" w:sz="4" w:space="0" w:color="auto"/>
              <w:left w:val="nil"/>
              <w:bottom w:val="single" w:sz="4" w:space="0" w:color="auto"/>
              <w:right w:val="single" w:sz="4" w:space="0" w:color="000000"/>
            </w:tcBorders>
            <w:shd w:val="clear" w:color="auto" w:fill="0070C0"/>
            <w:noWrap/>
            <w:vAlign w:val="center"/>
            <w:hideMark/>
          </w:tcPr>
          <w:p w:rsidR="004D71A1" w:rsidRPr="004830A4" w:rsidRDefault="004D71A1" w:rsidP="00E64BC7">
            <w:pPr>
              <w:jc w:val="center"/>
              <w:rPr>
                <w:rFonts w:ascii="Bookman Old Style" w:hAnsi="Bookman Old Style"/>
                <w:b/>
                <w:bCs/>
                <w:color w:val="FFFFFF" w:themeColor="background1"/>
              </w:rPr>
            </w:pPr>
            <w:r w:rsidRPr="004830A4">
              <w:rPr>
                <w:rFonts w:ascii="Bookman Old Style" w:hAnsi="Bookman Old Style"/>
                <w:b/>
                <w:bCs/>
                <w:color w:val="FFFFFF" w:themeColor="background1"/>
              </w:rPr>
              <w:t>Initial Review</w:t>
            </w:r>
          </w:p>
        </w:tc>
        <w:tc>
          <w:tcPr>
            <w:tcW w:w="3247" w:type="dxa"/>
            <w:gridSpan w:val="3"/>
            <w:tcBorders>
              <w:top w:val="single" w:sz="4" w:space="0" w:color="auto"/>
              <w:left w:val="nil"/>
              <w:bottom w:val="single" w:sz="4" w:space="0" w:color="auto"/>
              <w:right w:val="single" w:sz="4" w:space="0" w:color="000000"/>
            </w:tcBorders>
            <w:shd w:val="clear" w:color="auto" w:fill="0070C0"/>
          </w:tcPr>
          <w:p w:rsidR="004D71A1" w:rsidRPr="004830A4" w:rsidRDefault="004D71A1" w:rsidP="00E64BC7">
            <w:pPr>
              <w:jc w:val="center"/>
              <w:rPr>
                <w:rFonts w:ascii="Bookman Old Style" w:hAnsi="Bookman Old Style"/>
                <w:b/>
                <w:bCs/>
                <w:color w:val="FFFFFF" w:themeColor="background1"/>
              </w:rPr>
            </w:pPr>
            <w:r>
              <w:rPr>
                <w:rFonts w:ascii="Bookman Old Style" w:hAnsi="Bookman Old Style"/>
                <w:b/>
                <w:bCs/>
                <w:color w:val="FFFFFF" w:themeColor="background1"/>
              </w:rPr>
              <w:t>Confirmatory Review</w:t>
            </w:r>
          </w:p>
        </w:tc>
      </w:tr>
      <w:tr w:rsidR="004D71A1" w:rsidRPr="004830A4" w:rsidTr="004D71A1">
        <w:trPr>
          <w:trHeight w:val="315"/>
          <w:jc w:val="center"/>
        </w:trPr>
        <w:tc>
          <w:tcPr>
            <w:tcW w:w="2505" w:type="dxa"/>
            <w:vMerge/>
            <w:tcBorders>
              <w:top w:val="single" w:sz="4" w:space="0" w:color="auto"/>
              <w:left w:val="single" w:sz="4" w:space="0" w:color="auto"/>
              <w:bottom w:val="single" w:sz="4" w:space="0" w:color="000000"/>
              <w:right w:val="single" w:sz="4" w:space="0" w:color="auto"/>
            </w:tcBorders>
            <w:vAlign w:val="center"/>
            <w:hideMark/>
          </w:tcPr>
          <w:p w:rsidR="004D71A1" w:rsidRPr="004830A4" w:rsidRDefault="004D71A1" w:rsidP="00E64BC7">
            <w:pPr>
              <w:rPr>
                <w:rFonts w:ascii="Bookman Old Style" w:hAnsi="Bookman Old Style" w:cs="Calibri"/>
                <w:b/>
                <w:bCs/>
                <w:color w:val="FFFFFF"/>
              </w:rPr>
            </w:pPr>
          </w:p>
        </w:tc>
        <w:tc>
          <w:tcPr>
            <w:tcW w:w="1120" w:type="dxa"/>
            <w:tcBorders>
              <w:top w:val="nil"/>
              <w:left w:val="nil"/>
              <w:bottom w:val="single" w:sz="4" w:space="0" w:color="auto"/>
              <w:right w:val="single" w:sz="4" w:space="0" w:color="auto"/>
            </w:tcBorders>
            <w:shd w:val="clear" w:color="000000" w:fill="FF0000"/>
            <w:vAlign w:val="center"/>
            <w:hideMark/>
          </w:tcPr>
          <w:p w:rsidR="004D71A1" w:rsidRPr="004830A4" w:rsidRDefault="004D71A1" w:rsidP="00E64BC7">
            <w:pPr>
              <w:jc w:val="center"/>
              <w:rPr>
                <w:rFonts w:ascii="Bookman Old Style" w:hAnsi="Bookman Old Style" w:cs="Calibri"/>
                <w:b/>
                <w:bCs/>
                <w:color w:val="FFFFFF"/>
              </w:rPr>
            </w:pPr>
            <w:r w:rsidRPr="004830A4">
              <w:rPr>
                <w:rFonts w:ascii="Bookman Old Style" w:hAnsi="Bookman Old Style" w:cs="Calibri"/>
                <w:b/>
                <w:bCs/>
                <w:color w:val="FFFFFF"/>
              </w:rPr>
              <w:t>High</w:t>
            </w:r>
          </w:p>
        </w:tc>
        <w:tc>
          <w:tcPr>
            <w:tcW w:w="1250" w:type="dxa"/>
            <w:tcBorders>
              <w:top w:val="nil"/>
              <w:left w:val="nil"/>
              <w:bottom w:val="single" w:sz="4" w:space="0" w:color="auto"/>
              <w:right w:val="single" w:sz="4" w:space="0" w:color="auto"/>
            </w:tcBorders>
            <w:shd w:val="clear" w:color="000000" w:fill="FFC000"/>
            <w:vAlign w:val="center"/>
            <w:hideMark/>
          </w:tcPr>
          <w:p w:rsidR="004D71A1" w:rsidRPr="004830A4" w:rsidRDefault="004D71A1" w:rsidP="00E64BC7">
            <w:pPr>
              <w:jc w:val="center"/>
              <w:rPr>
                <w:rFonts w:ascii="Bookman Old Style" w:hAnsi="Bookman Old Style" w:cs="Calibri"/>
                <w:b/>
                <w:bCs/>
                <w:color w:val="FFFFFF"/>
              </w:rPr>
            </w:pPr>
            <w:r w:rsidRPr="004830A4">
              <w:rPr>
                <w:rFonts w:ascii="Bookman Old Style" w:hAnsi="Bookman Old Style" w:cs="Calibri"/>
                <w:b/>
                <w:bCs/>
                <w:color w:val="FFFFFF"/>
              </w:rPr>
              <w:t>Medium</w:t>
            </w:r>
          </w:p>
        </w:tc>
        <w:tc>
          <w:tcPr>
            <w:tcW w:w="1120" w:type="dxa"/>
            <w:tcBorders>
              <w:top w:val="nil"/>
              <w:left w:val="nil"/>
              <w:bottom w:val="single" w:sz="4" w:space="0" w:color="auto"/>
              <w:right w:val="single" w:sz="4" w:space="0" w:color="auto"/>
            </w:tcBorders>
            <w:shd w:val="clear" w:color="000000" w:fill="92D050"/>
            <w:vAlign w:val="center"/>
            <w:hideMark/>
          </w:tcPr>
          <w:p w:rsidR="004D71A1" w:rsidRPr="004830A4" w:rsidRDefault="004D71A1" w:rsidP="00E64BC7">
            <w:pPr>
              <w:jc w:val="center"/>
              <w:rPr>
                <w:rFonts w:ascii="Bookman Old Style" w:hAnsi="Bookman Old Style" w:cs="Calibri"/>
                <w:b/>
                <w:bCs/>
                <w:color w:val="FFFFFF"/>
              </w:rPr>
            </w:pPr>
            <w:r w:rsidRPr="004830A4">
              <w:rPr>
                <w:rFonts w:ascii="Bookman Old Style" w:hAnsi="Bookman Old Style" w:cs="Calibri"/>
                <w:b/>
                <w:bCs/>
                <w:color w:val="FFFFFF"/>
              </w:rPr>
              <w:t>Low</w:t>
            </w:r>
          </w:p>
        </w:tc>
        <w:tc>
          <w:tcPr>
            <w:tcW w:w="1019" w:type="dxa"/>
            <w:tcBorders>
              <w:top w:val="nil"/>
              <w:left w:val="nil"/>
              <w:bottom w:val="single" w:sz="4" w:space="0" w:color="auto"/>
              <w:right w:val="single" w:sz="4" w:space="0" w:color="auto"/>
            </w:tcBorders>
            <w:shd w:val="clear" w:color="auto" w:fill="FF0000"/>
          </w:tcPr>
          <w:p w:rsidR="004D71A1" w:rsidRPr="004830A4" w:rsidRDefault="004D71A1" w:rsidP="00E64BC7">
            <w:pPr>
              <w:jc w:val="center"/>
              <w:rPr>
                <w:rFonts w:ascii="Bookman Old Style" w:hAnsi="Bookman Old Style" w:cs="Calibri"/>
                <w:b/>
                <w:bCs/>
                <w:color w:val="FFFFFF"/>
              </w:rPr>
            </w:pPr>
            <w:r>
              <w:rPr>
                <w:rFonts w:ascii="Bookman Old Style" w:hAnsi="Bookman Old Style" w:cs="Calibri"/>
                <w:b/>
                <w:bCs/>
                <w:color w:val="FFFFFF"/>
              </w:rPr>
              <w:t>High</w:t>
            </w:r>
          </w:p>
        </w:tc>
        <w:tc>
          <w:tcPr>
            <w:tcW w:w="1220" w:type="dxa"/>
            <w:tcBorders>
              <w:top w:val="nil"/>
              <w:left w:val="nil"/>
              <w:bottom w:val="single" w:sz="4" w:space="0" w:color="auto"/>
              <w:right w:val="single" w:sz="4" w:space="0" w:color="auto"/>
            </w:tcBorders>
            <w:shd w:val="clear" w:color="auto" w:fill="FFC000"/>
          </w:tcPr>
          <w:p w:rsidR="004D71A1" w:rsidRPr="004830A4" w:rsidRDefault="004D71A1" w:rsidP="00E64BC7">
            <w:pPr>
              <w:jc w:val="center"/>
              <w:rPr>
                <w:rFonts w:ascii="Bookman Old Style" w:hAnsi="Bookman Old Style" w:cs="Calibri"/>
                <w:b/>
                <w:bCs/>
                <w:color w:val="FFFFFF"/>
              </w:rPr>
            </w:pPr>
            <w:r>
              <w:rPr>
                <w:rFonts w:ascii="Bookman Old Style" w:hAnsi="Bookman Old Style" w:cs="Calibri"/>
                <w:b/>
                <w:bCs/>
                <w:color w:val="FFFFFF"/>
              </w:rPr>
              <w:t>Medium</w:t>
            </w:r>
          </w:p>
        </w:tc>
        <w:tc>
          <w:tcPr>
            <w:tcW w:w="1008" w:type="dxa"/>
            <w:tcBorders>
              <w:top w:val="nil"/>
              <w:left w:val="nil"/>
              <w:bottom w:val="single" w:sz="4" w:space="0" w:color="auto"/>
              <w:right w:val="single" w:sz="4" w:space="0" w:color="auto"/>
            </w:tcBorders>
            <w:shd w:val="clear" w:color="000000" w:fill="92D050"/>
          </w:tcPr>
          <w:p w:rsidR="004D71A1" w:rsidRPr="004830A4" w:rsidRDefault="004D71A1" w:rsidP="00E64BC7">
            <w:pPr>
              <w:jc w:val="center"/>
              <w:rPr>
                <w:rFonts w:ascii="Bookman Old Style" w:hAnsi="Bookman Old Style" w:cs="Calibri"/>
                <w:b/>
                <w:bCs/>
                <w:color w:val="FFFFFF"/>
              </w:rPr>
            </w:pPr>
            <w:r>
              <w:rPr>
                <w:rFonts w:ascii="Bookman Old Style" w:hAnsi="Bookman Old Style" w:cs="Calibri"/>
                <w:b/>
                <w:bCs/>
                <w:color w:val="FFFFFF"/>
              </w:rPr>
              <w:t>Low</w:t>
            </w:r>
          </w:p>
        </w:tc>
      </w:tr>
      <w:tr w:rsidR="004D71A1" w:rsidRPr="004830A4" w:rsidTr="004D71A1">
        <w:trPr>
          <w:trHeight w:val="510"/>
          <w:jc w:val="center"/>
        </w:trPr>
        <w:tc>
          <w:tcPr>
            <w:tcW w:w="2505" w:type="dxa"/>
            <w:tcBorders>
              <w:top w:val="nil"/>
              <w:left w:val="single" w:sz="4" w:space="0" w:color="auto"/>
              <w:bottom w:val="single" w:sz="4" w:space="0" w:color="auto"/>
              <w:right w:val="single" w:sz="4" w:space="0" w:color="auto"/>
            </w:tcBorders>
            <w:shd w:val="clear" w:color="auto" w:fill="0070C0"/>
            <w:vAlign w:val="center"/>
          </w:tcPr>
          <w:p w:rsidR="004D71A1" w:rsidRPr="004830A4" w:rsidRDefault="004D71A1" w:rsidP="00DA2975">
            <w:pP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Web Application Security Assessment</w:t>
            </w:r>
          </w:p>
        </w:tc>
        <w:tc>
          <w:tcPr>
            <w:tcW w:w="1120" w:type="dxa"/>
            <w:tcBorders>
              <w:top w:val="nil"/>
              <w:left w:val="nil"/>
              <w:bottom w:val="single" w:sz="4" w:space="0" w:color="auto"/>
              <w:right w:val="single" w:sz="4" w:space="0" w:color="auto"/>
            </w:tcBorders>
            <w:shd w:val="clear" w:color="auto" w:fill="auto"/>
            <w:vAlign w:val="center"/>
          </w:tcPr>
          <w:p w:rsidR="004D71A1" w:rsidRPr="000C1C7D" w:rsidRDefault="004D71A1" w:rsidP="00E64BC7">
            <w:pPr>
              <w:jc w:val="center"/>
              <w:rPr>
                <w:rFonts w:ascii="Bookman Old Style" w:hAnsi="Bookman Old Style"/>
                <w:snapToGrid w:val="0"/>
                <w:color w:val="000000" w:themeColor="text1"/>
                <w:sz w:val="22"/>
                <w:szCs w:val="36"/>
                <w:lang w:eastAsia="en-AU"/>
              </w:rPr>
            </w:pPr>
            <w:r w:rsidRPr="000C1C7D">
              <w:rPr>
                <w:rFonts w:ascii="Bookman Old Style" w:hAnsi="Bookman Old Style"/>
                <w:snapToGrid w:val="0"/>
                <w:color w:val="000000" w:themeColor="text1"/>
                <w:sz w:val="22"/>
                <w:szCs w:val="36"/>
                <w:lang w:eastAsia="en-AU"/>
              </w:rPr>
              <w:t>2</w:t>
            </w:r>
          </w:p>
        </w:tc>
        <w:tc>
          <w:tcPr>
            <w:tcW w:w="1250" w:type="dxa"/>
            <w:tcBorders>
              <w:top w:val="nil"/>
              <w:left w:val="nil"/>
              <w:bottom w:val="single" w:sz="4" w:space="0" w:color="auto"/>
              <w:right w:val="single" w:sz="4" w:space="0" w:color="auto"/>
            </w:tcBorders>
            <w:shd w:val="clear" w:color="auto" w:fill="auto"/>
            <w:noWrap/>
            <w:vAlign w:val="center"/>
          </w:tcPr>
          <w:p w:rsidR="004D71A1" w:rsidRPr="000C1C7D" w:rsidRDefault="004D71A1" w:rsidP="00E64BC7">
            <w:pPr>
              <w:jc w:val="center"/>
              <w:rPr>
                <w:rFonts w:ascii="Bookman Old Style" w:hAnsi="Bookman Old Style"/>
                <w:snapToGrid w:val="0"/>
                <w:color w:val="000000" w:themeColor="text1"/>
                <w:sz w:val="22"/>
                <w:szCs w:val="36"/>
                <w:lang w:eastAsia="en-AU"/>
              </w:rPr>
            </w:pPr>
            <w:r w:rsidRPr="000C1C7D">
              <w:rPr>
                <w:rFonts w:ascii="Bookman Old Style" w:hAnsi="Bookman Old Style"/>
                <w:snapToGrid w:val="0"/>
                <w:color w:val="000000" w:themeColor="text1"/>
                <w:sz w:val="22"/>
                <w:szCs w:val="36"/>
                <w:lang w:eastAsia="en-AU"/>
              </w:rPr>
              <w:t>2</w:t>
            </w:r>
          </w:p>
        </w:tc>
        <w:tc>
          <w:tcPr>
            <w:tcW w:w="1120" w:type="dxa"/>
            <w:tcBorders>
              <w:top w:val="nil"/>
              <w:left w:val="nil"/>
              <w:bottom w:val="single" w:sz="4" w:space="0" w:color="auto"/>
              <w:right w:val="single" w:sz="4" w:space="0" w:color="auto"/>
            </w:tcBorders>
            <w:shd w:val="clear" w:color="auto" w:fill="auto"/>
            <w:noWrap/>
            <w:vAlign w:val="center"/>
          </w:tcPr>
          <w:p w:rsidR="004D71A1" w:rsidRPr="000C1C7D" w:rsidRDefault="004D71A1" w:rsidP="00E64BC7">
            <w:pPr>
              <w:jc w:val="center"/>
              <w:rPr>
                <w:rFonts w:ascii="Bookman Old Style" w:hAnsi="Bookman Old Style"/>
                <w:snapToGrid w:val="0"/>
                <w:color w:val="000000" w:themeColor="text1"/>
                <w:sz w:val="22"/>
                <w:szCs w:val="36"/>
                <w:lang w:eastAsia="en-AU"/>
              </w:rPr>
            </w:pPr>
            <w:r w:rsidRPr="000C1C7D">
              <w:rPr>
                <w:rFonts w:ascii="Bookman Old Style" w:hAnsi="Bookman Old Style"/>
                <w:snapToGrid w:val="0"/>
                <w:color w:val="000000" w:themeColor="text1"/>
                <w:sz w:val="22"/>
                <w:szCs w:val="36"/>
                <w:lang w:eastAsia="en-AU"/>
              </w:rPr>
              <w:t>7</w:t>
            </w:r>
          </w:p>
        </w:tc>
        <w:tc>
          <w:tcPr>
            <w:tcW w:w="1019" w:type="dxa"/>
            <w:tcBorders>
              <w:top w:val="nil"/>
              <w:left w:val="nil"/>
              <w:bottom w:val="single" w:sz="4" w:space="0" w:color="auto"/>
              <w:right w:val="single" w:sz="4" w:space="0" w:color="auto"/>
            </w:tcBorders>
          </w:tcPr>
          <w:p w:rsidR="004D71A1" w:rsidRPr="004D71A1" w:rsidRDefault="004D71A1" w:rsidP="004D71A1">
            <w:pPr>
              <w:rPr>
                <w:rFonts w:ascii="Bookman Old Style" w:hAnsi="Bookman Old Style" w:cs="Calibri"/>
                <w:b/>
                <w:bCs/>
                <w:color w:val="FFFFFF"/>
              </w:rPr>
            </w:pPr>
            <w:r>
              <w:rPr>
                <w:rFonts w:ascii="Bookman Old Style" w:hAnsi="Bookman Old Style" w:cs="Calibri"/>
                <w:b/>
                <w:bCs/>
                <w:color w:val="FFFFFF"/>
              </w:rPr>
              <w:t>00</w:t>
            </w:r>
            <w:r>
              <w:rPr>
                <w:rFonts w:ascii="Bookman Old Style" w:hAnsi="Bookman Old Style"/>
                <w:snapToGrid w:val="0"/>
                <w:color w:val="000000" w:themeColor="text1"/>
                <w:sz w:val="22"/>
                <w:szCs w:val="36"/>
                <w:lang w:eastAsia="en-AU"/>
              </w:rPr>
              <w:t>0</w:t>
            </w:r>
          </w:p>
        </w:tc>
        <w:tc>
          <w:tcPr>
            <w:tcW w:w="1220" w:type="dxa"/>
            <w:tcBorders>
              <w:top w:val="nil"/>
              <w:left w:val="nil"/>
              <w:bottom w:val="single" w:sz="4" w:space="0" w:color="auto"/>
              <w:right w:val="single" w:sz="4" w:space="0" w:color="auto"/>
            </w:tcBorders>
          </w:tcPr>
          <w:p w:rsidR="004D71A1" w:rsidRPr="000C1C7D" w:rsidRDefault="004D71A1" w:rsidP="00E64BC7">
            <w:pPr>
              <w:jc w:val="center"/>
              <w:rPr>
                <w:rFonts w:ascii="Bookman Old Style" w:hAnsi="Bookman Old Style"/>
                <w:snapToGrid w:val="0"/>
                <w:color w:val="000000" w:themeColor="text1"/>
                <w:sz w:val="22"/>
                <w:szCs w:val="36"/>
                <w:lang w:eastAsia="en-AU"/>
              </w:rPr>
            </w:pPr>
            <w:r>
              <w:rPr>
                <w:rFonts w:ascii="Bookman Old Style" w:hAnsi="Bookman Old Style"/>
                <w:snapToGrid w:val="0"/>
                <w:color w:val="000000" w:themeColor="text1"/>
                <w:sz w:val="22"/>
                <w:szCs w:val="36"/>
                <w:lang w:eastAsia="en-AU"/>
              </w:rPr>
              <w:t>0</w:t>
            </w:r>
          </w:p>
        </w:tc>
        <w:tc>
          <w:tcPr>
            <w:tcW w:w="1008" w:type="dxa"/>
            <w:tcBorders>
              <w:top w:val="nil"/>
              <w:left w:val="nil"/>
              <w:bottom w:val="single" w:sz="4" w:space="0" w:color="auto"/>
              <w:right w:val="single" w:sz="4" w:space="0" w:color="auto"/>
            </w:tcBorders>
          </w:tcPr>
          <w:p w:rsidR="004D71A1" w:rsidRPr="000C1C7D" w:rsidRDefault="004D71A1" w:rsidP="00E64BC7">
            <w:pPr>
              <w:jc w:val="center"/>
              <w:rPr>
                <w:rFonts w:ascii="Bookman Old Style" w:hAnsi="Bookman Old Style"/>
                <w:snapToGrid w:val="0"/>
                <w:color w:val="000000" w:themeColor="text1"/>
                <w:sz w:val="22"/>
                <w:szCs w:val="36"/>
                <w:lang w:eastAsia="en-AU"/>
              </w:rPr>
            </w:pPr>
            <w:r>
              <w:rPr>
                <w:rFonts w:ascii="Bookman Old Style" w:hAnsi="Bookman Old Style"/>
                <w:snapToGrid w:val="0"/>
                <w:color w:val="000000" w:themeColor="text1"/>
                <w:sz w:val="22"/>
                <w:szCs w:val="36"/>
                <w:lang w:eastAsia="en-AU"/>
              </w:rPr>
              <w:t>0</w:t>
            </w:r>
          </w:p>
        </w:tc>
      </w:tr>
      <w:tr w:rsidR="004D71A1" w:rsidRPr="004830A4" w:rsidTr="00AE17DE">
        <w:trPr>
          <w:trHeight w:val="510"/>
          <w:jc w:val="center"/>
        </w:trPr>
        <w:tc>
          <w:tcPr>
            <w:tcW w:w="2505" w:type="dxa"/>
            <w:tcBorders>
              <w:top w:val="nil"/>
              <w:left w:val="single" w:sz="4" w:space="0" w:color="auto"/>
              <w:bottom w:val="single" w:sz="4" w:space="0" w:color="auto"/>
              <w:right w:val="single" w:sz="4" w:space="0" w:color="auto"/>
            </w:tcBorders>
            <w:shd w:val="clear" w:color="auto" w:fill="0070C0"/>
            <w:vAlign w:val="center"/>
          </w:tcPr>
          <w:p w:rsidR="004D71A1" w:rsidRPr="004830A4" w:rsidRDefault="004D71A1" w:rsidP="00DA2975">
            <w:pP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Server Vulnerability Assessment</w:t>
            </w:r>
          </w:p>
        </w:tc>
        <w:tc>
          <w:tcPr>
            <w:tcW w:w="1120" w:type="dxa"/>
            <w:tcBorders>
              <w:top w:val="nil"/>
              <w:left w:val="nil"/>
              <w:bottom w:val="single" w:sz="4" w:space="0" w:color="auto"/>
              <w:right w:val="single" w:sz="4" w:space="0" w:color="auto"/>
            </w:tcBorders>
            <w:shd w:val="clear" w:color="auto" w:fill="auto"/>
            <w:vAlign w:val="center"/>
          </w:tcPr>
          <w:p w:rsidR="004D71A1" w:rsidRPr="000C1C7D" w:rsidRDefault="004D71A1" w:rsidP="00E64BC7">
            <w:pPr>
              <w:jc w:val="center"/>
              <w:rPr>
                <w:rFonts w:ascii="Bookman Old Style" w:hAnsi="Bookman Old Style"/>
                <w:snapToGrid w:val="0"/>
                <w:color w:val="000000" w:themeColor="text1"/>
                <w:sz w:val="22"/>
                <w:szCs w:val="36"/>
                <w:lang w:eastAsia="en-AU"/>
              </w:rPr>
            </w:pPr>
            <w:r>
              <w:rPr>
                <w:rFonts w:ascii="Bookman Old Style" w:hAnsi="Bookman Old Style"/>
                <w:snapToGrid w:val="0"/>
                <w:color w:val="000000" w:themeColor="text1"/>
                <w:sz w:val="22"/>
                <w:szCs w:val="36"/>
                <w:lang w:eastAsia="en-AU"/>
              </w:rPr>
              <w:t>0</w:t>
            </w:r>
          </w:p>
        </w:tc>
        <w:tc>
          <w:tcPr>
            <w:tcW w:w="1250" w:type="dxa"/>
            <w:tcBorders>
              <w:top w:val="nil"/>
              <w:left w:val="nil"/>
              <w:bottom w:val="single" w:sz="4" w:space="0" w:color="auto"/>
              <w:right w:val="single" w:sz="4" w:space="0" w:color="auto"/>
            </w:tcBorders>
            <w:shd w:val="clear" w:color="auto" w:fill="auto"/>
            <w:noWrap/>
            <w:vAlign w:val="center"/>
          </w:tcPr>
          <w:p w:rsidR="004D71A1" w:rsidRPr="000C1C7D" w:rsidRDefault="004D71A1" w:rsidP="00E64BC7">
            <w:pPr>
              <w:jc w:val="center"/>
              <w:rPr>
                <w:rFonts w:ascii="Bookman Old Style" w:hAnsi="Bookman Old Style"/>
                <w:snapToGrid w:val="0"/>
                <w:color w:val="000000" w:themeColor="text1"/>
                <w:sz w:val="22"/>
                <w:szCs w:val="36"/>
                <w:lang w:eastAsia="en-AU"/>
              </w:rPr>
            </w:pPr>
            <w:r w:rsidRPr="000C1C7D">
              <w:rPr>
                <w:rFonts w:ascii="Bookman Old Style" w:hAnsi="Bookman Old Style"/>
                <w:snapToGrid w:val="0"/>
                <w:color w:val="000000" w:themeColor="text1"/>
                <w:sz w:val="22"/>
                <w:szCs w:val="36"/>
                <w:lang w:eastAsia="en-AU"/>
              </w:rPr>
              <w:t>2</w:t>
            </w:r>
          </w:p>
        </w:tc>
        <w:tc>
          <w:tcPr>
            <w:tcW w:w="1120" w:type="dxa"/>
            <w:tcBorders>
              <w:top w:val="nil"/>
              <w:left w:val="nil"/>
              <w:bottom w:val="single" w:sz="4" w:space="0" w:color="auto"/>
              <w:right w:val="single" w:sz="4" w:space="0" w:color="auto"/>
            </w:tcBorders>
            <w:shd w:val="clear" w:color="auto" w:fill="auto"/>
            <w:noWrap/>
            <w:vAlign w:val="center"/>
          </w:tcPr>
          <w:p w:rsidR="004D71A1" w:rsidRPr="000C1C7D" w:rsidRDefault="004D71A1" w:rsidP="00E64BC7">
            <w:pPr>
              <w:jc w:val="center"/>
              <w:rPr>
                <w:rFonts w:ascii="Bookman Old Style" w:hAnsi="Bookman Old Style"/>
                <w:snapToGrid w:val="0"/>
                <w:color w:val="000000" w:themeColor="text1"/>
                <w:sz w:val="22"/>
                <w:szCs w:val="36"/>
                <w:lang w:eastAsia="en-AU"/>
              </w:rPr>
            </w:pPr>
            <w:r>
              <w:rPr>
                <w:rFonts w:ascii="Bookman Old Style" w:hAnsi="Bookman Old Style"/>
                <w:snapToGrid w:val="0"/>
                <w:color w:val="000000" w:themeColor="text1"/>
                <w:sz w:val="22"/>
                <w:szCs w:val="36"/>
                <w:lang w:eastAsia="en-AU"/>
              </w:rPr>
              <w:t>0</w:t>
            </w:r>
          </w:p>
        </w:tc>
        <w:tc>
          <w:tcPr>
            <w:tcW w:w="1019" w:type="dxa"/>
            <w:tcBorders>
              <w:top w:val="nil"/>
              <w:left w:val="nil"/>
              <w:bottom w:val="single" w:sz="4" w:space="0" w:color="auto"/>
              <w:right w:val="single" w:sz="4" w:space="0" w:color="auto"/>
            </w:tcBorders>
          </w:tcPr>
          <w:p w:rsidR="004D71A1" w:rsidRDefault="004D71A1" w:rsidP="00E64BC7">
            <w:pPr>
              <w:jc w:val="center"/>
              <w:rPr>
                <w:rFonts w:ascii="Bookman Old Style" w:hAnsi="Bookman Old Style"/>
                <w:snapToGrid w:val="0"/>
                <w:color w:val="000000" w:themeColor="text1"/>
                <w:sz w:val="22"/>
                <w:szCs w:val="36"/>
                <w:lang w:eastAsia="en-AU"/>
              </w:rPr>
            </w:pPr>
            <w:r>
              <w:rPr>
                <w:rFonts w:ascii="Bookman Old Style" w:hAnsi="Bookman Old Style"/>
                <w:snapToGrid w:val="0"/>
                <w:color w:val="000000" w:themeColor="text1"/>
                <w:sz w:val="22"/>
                <w:szCs w:val="36"/>
                <w:lang w:eastAsia="en-AU"/>
              </w:rPr>
              <w:t>0</w:t>
            </w:r>
          </w:p>
        </w:tc>
        <w:tc>
          <w:tcPr>
            <w:tcW w:w="1220" w:type="dxa"/>
            <w:tcBorders>
              <w:top w:val="nil"/>
              <w:left w:val="nil"/>
              <w:bottom w:val="single" w:sz="4" w:space="0" w:color="auto"/>
              <w:right w:val="single" w:sz="4" w:space="0" w:color="auto"/>
            </w:tcBorders>
          </w:tcPr>
          <w:p w:rsidR="004D71A1" w:rsidRDefault="004D71A1" w:rsidP="00E64BC7">
            <w:pPr>
              <w:jc w:val="center"/>
              <w:rPr>
                <w:rFonts w:ascii="Bookman Old Style" w:hAnsi="Bookman Old Style"/>
                <w:snapToGrid w:val="0"/>
                <w:color w:val="000000" w:themeColor="text1"/>
                <w:sz w:val="22"/>
                <w:szCs w:val="36"/>
                <w:lang w:eastAsia="en-AU"/>
              </w:rPr>
            </w:pPr>
            <w:r>
              <w:rPr>
                <w:rFonts w:ascii="Bookman Old Style" w:hAnsi="Bookman Old Style"/>
                <w:snapToGrid w:val="0"/>
                <w:color w:val="000000" w:themeColor="text1"/>
                <w:sz w:val="22"/>
                <w:szCs w:val="36"/>
                <w:lang w:eastAsia="en-AU"/>
              </w:rPr>
              <w:t>0</w:t>
            </w:r>
          </w:p>
        </w:tc>
        <w:tc>
          <w:tcPr>
            <w:tcW w:w="1008" w:type="dxa"/>
            <w:tcBorders>
              <w:top w:val="nil"/>
              <w:left w:val="nil"/>
              <w:bottom w:val="single" w:sz="4" w:space="0" w:color="auto"/>
              <w:right w:val="single" w:sz="4" w:space="0" w:color="auto"/>
            </w:tcBorders>
          </w:tcPr>
          <w:p w:rsidR="004D71A1" w:rsidRDefault="004D71A1" w:rsidP="00E64BC7">
            <w:pPr>
              <w:jc w:val="center"/>
              <w:rPr>
                <w:rFonts w:ascii="Bookman Old Style" w:hAnsi="Bookman Old Style"/>
                <w:snapToGrid w:val="0"/>
                <w:color w:val="000000" w:themeColor="text1"/>
                <w:sz w:val="22"/>
                <w:szCs w:val="36"/>
                <w:lang w:eastAsia="en-AU"/>
              </w:rPr>
            </w:pPr>
            <w:r>
              <w:rPr>
                <w:rFonts w:ascii="Bookman Old Style" w:hAnsi="Bookman Old Style"/>
                <w:snapToGrid w:val="0"/>
                <w:color w:val="000000" w:themeColor="text1"/>
                <w:sz w:val="22"/>
                <w:szCs w:val="36"/>
                <w:lang w:eastAsia="en-AU"/>
              </w:rPr>
              <w:t>0</w:t>
            </w:r>
          </w:p>
        </w:tc>
      </w:tr>
      <w:tr w:rsidR="004D71A1" w:rsidRPr="004830A4" w:rsidTr="00AE17DE">
        <w:trPr>
          <w:trHeight w:val="285"/>
          <w:jc w:val="center"/>
        </w:trPr>
        <w:tc>
          <w:tcPr>
            <w:tcW w:w="2505" w:type="dxa"/>
            <w:tcBorders>
              <w:top w:val="nil"/>
              <w:left w:val="single" w:sz="4" w:space="0" w:color="auto"/>
              <w:bottom w:val="nil"/>
              <w:right w:val="single" w:sz="4" w:space="0" w:color="auto"/>
            </w:tcBorders>
            <w:shd w:val="clear" w:color="auto" w:fill="0070C0"/>
            <w:vAlign w:val="center"/>
            <w:hideMark/>
          </w:tcPr>
          <w:p w:rsidR="004D71A1" w:rsidRPr="004830A4" w:rsidRDefault="004D71A1" w:rsidP="00E64BC7">
            <w:pPr>
              <w:jc w:val="center"/>
              <w:rPr>
                <w:rFonts w:ascii="Bookman Old Style" w:hAnsi="Bookman Old Style" w:cs="Calibri"/>
                <w:b/>
                <w:bCs/>
                <w:color w:val="FFFFFF" w:themeColor="background1"/>
              </w:rPr>
            </w:pPr>
            <w:r w:rsidRPr="004830A4">
              <w:rPr>
                <w:rFonts w:ascii="Bookman Old Style" w:hAnsi="Bookman Old Style" w:cs="Calibri"/>
                <w:b/>
                <w:bCs/>
                <w:color w:val="FFFFFF" w:themeColor="background1"/>
              </w:rPr>
              <w:t>Total</w:t>
            </w:r>
          </w:p>
        </w:tc>
        <w:tc>
          <w:tcPr>
            <w:tcW w:w="1120" w:type="dxa"/>
            <w:tcBorders>
              <w:top w:val="single" w:sz="4" w:space="0" w:color="auto"/>
              <w:left w:val="nil"/>
              <w:bottom w:val="single" w:sz="4" w:space="0" w:color="auto"/>
              <w:right w:val="single" w:sz="4" w:space="0" w:color="auto"/>
            </w:tcBorders>
            <w:shd w:val="clear" w:color="auto" w:fill="auto"/>
            <w:noWrap/>
            <w:vAlign w:val="center"/>
          </w:tcPr>
          <w:p w:rsidR="004D71A1" w:rsidRPr="000C1C7D" w:rsidRDefault="004D71A1" w:rsidP="00E64BC7">
            <w:pPr>
              <w:jc w:val="center"/>
              <w:rPr>
                <w:rFonts w:ascii="Bookman Old Style" w:hAnsi="Bookman Old Style"/>
                <w:b/>
                <w:snapToGrid w:val="0"/>
                <w:color w:val="000000" w:themeColor="text1"/>
                <w:sz w:val="22"/>
                <w:szCs w:val="36"/>
                <w:lang w:eastAsia="en-AU"/>
              </w:rPr>
            </w:pPr>
            <w:r w:rsidRPr="000C1C7D">
              <w:rPr>
                <w:rFonts w:ascii="Bookman Old Style" w:hAnsi="Bookman Old Style"/>
                <w:b/>
                <w:snapToGrid w:val="0"/>
                <w:color w:val="000000" w:themeColor="text1"/>
                <w:sz w:val="22"/>
                <w:szCs w:val="36"/>
                <w:lang w:eastAsia="en-AU"/>
              </w:rPr>
              <w:t>2</w:t>
            </w:r>
          </w:p>
        </w:tc>
        <w:tc>
          <w:tcPr>
            <w:tcW w:w="1250" w:type="dxa"/>
            <w:tcBorders>
              <w:top w:val="single" w:sz="4" w:space="0" w:color="auto"/>
              <w:left w:val="nil"/>
              <w:bottom w:val="single" w:sz="4" w:space="0" w:color="auto"/>
              <w:right w:val="single" w:sz="4" w:space="0" w:color="auto"/>
            </w:tcBorders>
            <w:shd w:val="clear" w:color="auto" w:fill="auto"/>
            <w:noWrap/>
            <w:vAlign w:val="center"/>
          </w:tcPr>
          <w:p w:rsidR="004D71A1" w:rsidRPr="000C1C7D" w:rsidRDefault="004D71A1" w:rsidP="00E64BC7">
            <w:pPr>
              <w:jc w:val="center"/>
              <w:rPr>
                <w:rFonts w:ascii="Bookman Old Style" w:hAnsi="Bookman Old Style"/>
                <w:b/>
                <w:snapToGrid w:val="0"/>
                <w:color w:val="000000" w:themeColor="text1"/>
                <w:sz w:val="22"/>
                <w:szCs w:val="36"/>
                <w:lang w:eastAsia="en-AU"/>
              </w:rPr>
            </w:pPr>
            <w:r w:rsidRPr="000C1C7D">
              <w:rPr>
                <w:rFonts w:ascii="Bookman Old Style" w:hAnsi="Bookman Old Style"/>
                <w:b/>
                <w:snapToGrid w:val="0"/>
                <w:color w:val="000000" w:themeColor="text1"/>
                <w:sz w:val="22"/>
                <w:szCs w:val="36"/>
                <w:lang w:eastAsia="en-AU"/>
              </w:rPr>
              <w:t>4</w:t>
            </w:r>
          </w:p>
        </w:tc>
        <w:tc>
          <w:tcPr>
            <w:tcW w:w="1120" w:type="dxa"/>
            <w:tcBorders>
              <w:top w:val="nil"/>
              <w:left w:val="nil"/>
              <w:bottom w:val="single" w:sz="4" w:space="0" w:color="auto"/>
              <w:right w:val="single" w:sz="4" w:space="0" w:color="auto"/>
            </w:tcBorders>
            <w:shd w:val="clear" w:color="auto" w:fill="auto"/>
            <w:noWrap/>
            <w:vAlign w:val="center"/>
          </w:tcPr>
          <w:p w:rsidR="004D71A1" w:rsidRPr="000C1C7D" w:rsidRDefault="004D71A1" w:rsidP="00E64BC7">
            <w:pPr>
              <w:jc w:val="center"/>
              <w:rPr>
                <w:rFonts w:ascii="Bookman Old Style" w:hAnsi="Bookman Old Style"/>
                <w:b/>
                <w:snapToGrid w:val="0"/>
                <w:color w:val="000000" w:themeColor="text1"/>
                <w:sz w:val="22"/>
                <w:szCs w:val="36"/>
                <w:lang w:eastAsia="en-AU"/>
              </w:rPr>
            </w:pPr>
            <w:r w:rsidRPr="000C1C7D">
              <w:rPr>
                <w:rFonts w:ascii="Bookman Old Style" w:hAnsi="Bookman Old Style"/>
                <w:b/>
                <w:snapToGrid w:val="0"/>
                <w:color w:val="000000" w:themeColor="text1"/>
                <w:sz w:val="22"/>
                <w:szCs w:val="36"/>
                <w:lang w:eastAsia="en-AU"/>
              </w:rPr>
              <w:t>7</w:t>
            </w:r>
          </w:p>
        </w:tc>
        <w:tc>
          <w:tcPr>
            <w:tcW w:w="1019" w:type="dxa"/>
            <w:tcBorders>
              <w:top w:val="nil"/>
              <w:left w:val="nil"/>
              <w:bottom w:val="single" w:sz="4" w:space="0" w:color="auto"/>
              <w:right w:val="single" w:sz="4" w:space="0" w:color="auto"/>
            </w:tcBorders>
          </w:tcPr>
          <w:p w:rsidR="004D71A1" w:rsidRPr="000C1C7D" w:rsidRDefault="004D71A1" w:rsidP="00E64BC7">
            <w:pPr>
              <w:jc w:val="center"/>
              <w:rPr>
                <w:rFonts w:ascii="Bookman Old Style" w:hAnsi="Bookman Old Style"/>
                <w:b/>
                <w:snapToGrid w:val="0"/>
                <w:color w:val="000000" w:themeColor="text1"/>
                <w:sz w:val="22"/>
                <w:szCs w:val="36"/>
                <w:lang w:eastAsia="en-AU"/>
              </w:rPr>
            </w:pPr>
            <w:r>
              <w:rPr>
                <w:rFonts w:ascii="Bookman Old Style" w:hAnsi="Bookman Old Style"/>
                <w:b/>
                <w:snapToGrid w:val="0"/>
                <w:color w:val="000000" w:themeColor="text1"/>
                <w:sz w:val="22"/>
                <w:szCs w:val="36"/>
                <w:lang w:eastAsia="en-AU"/>
              </w:rPr>
              <w:t>0</w:t>
            </w:r>
          </w:p>
        </w:tc>
        <w:tc>
          <w:tcPr>
            <w:tcW w:w="1220" w:type="dxa"/>
            <w:tcBorders>
              <w:top w:val="nil"/>
              <w:left w:val="nil"/>
              <w:bottom w:val="single" w:sz="4" w:space="0" w:color="auto"/>
              <w:right w:val="single" w:sz="4" w:space="0" w:color="auto"/>
            </w:tcBorders>
          </w:tcPr>
          <w:p w:rsidR="004D71A1" w:rsidRPr="000C1C7D" w:rsidRDefault="004D71A1" w:rsidP="00E64BC7">
            <w:pPr>
              <w:jc w:val="center"/>
              <w:rPr>
                <w:rFonts w:ascii="Bookman Old Style" w:hAnsi="Bookman Old Style"/>
                <w:b/>
                <w:snapToGrid w:val="0"/>
                <w:color w:val="000000" w:themeColor="text1"/>
                <w:sz w:val="22"/>
                <w:szCs w:val="36"/>
                <w:lang w:eastAsia="en-AU"/>
              </w:rPr>
            </w:pPr>
            <w:r>
              <w:rPr>
                <w:rFonts w:ascii="Bookman Old Style" w:hAnsi="Bookman Old Style"/>
                <w:b/>
                <w:snapToGrid w:val="0"/>
                <w:color w:val="000000" w:themeColor="text1"/>
                <w:sz w:val="22"/>
                <w:szCs w:val="36"/>
                <w:lang w:eastAsia="en-AU"/>
              </w:rPr>
              <w:t>0</w:t>
            </w:r>
          </w:p>
        </w:tc>
        <w:tc>
          <w:tcPr>
            <w:tcW w:w="1008" w:type="dxa"/>
            <w:tcBorders>
              <w:top w:val="nil"/>
              <w:left w:val="nil"/>
              <w:bottom w:val="single" w:sz="4" w:space="0" w:color="auto"/>
              <w:right w:val="single" w:sz="4" w:space="0" w:color="auto"/>
            </w:tcBorders>
          </w:tcPr>
          <w:p w:rsidR="004D71A1" w:rsidRPr="000C1C7D" w:rsidRDefault="004D71A1" w:rsidP="00E64BC7">
            <w:pPr>
              <w:jc w:val="center"/>
              <w:rPr>
                <w:rFonts w:ascii="Bookman Old Style" w:hAnsi="Bookman Old Style"/>
                <w:b/>
                <w:snapToGrid w:val="0"/>
                <w:color w:val="000000" w:themeColor="text1"/>
                <w:sz w:val="22"/>
                <w:szCs w:val="36"/>
                <w:lang w:eastAsia="en-AU"/>
              </w:rPr>
            </w:pPr>
            <w:r>
              <w:rPr>
                <w:rFonts w:ascii="Bookman Old Style" w:hAnsi="Bookman Old Style"/>
                <w:b/>
                <w:snapToGrid w:val="0"/>
                <w:color w:val="000000" w:themeColor="text1"/>
                <w:sz w:val="22"/>
                <w:szCs w:val="36"/>
                <w:lang w:eastAsia="en-AU"/>
              </w:rPr>
              <w:t>0</w:t>
            </w:r>
          </w:p>
        </w:tc>
      </w:tr>
      <w:tr w:rsidR="00AE17DE" w:rsidRPr="004830A4" w:rsidTr="00AE17DE">
        <w:trPr>
          <w:trHeight w:val="285"/>
          <w:jc w:val="center"/>
        </w:trPr>
        <w:tc>
          <w:tcPr>
            <w:tcW w:w="2505" w:type="dxa"/>
            <w:tcBorders>
              <w:top w:val="nil"/>
              <w:left w:val="single" w:sz="4" w:space="0" w:color="auto"/>
              <w:bottom w:val="single" w:sz="4" w:space="0" w:color="auto"/>
            </w:tcBorders>
            <w:shd w:val="clear" w:color="auto" w:fill="0070C0"/>
            <w:vAlign w:val="center"/>
            <w:hideMark/>
          </w:tcPr>
          <w:p w:rsidR="00AE17DE" w:rsidRPr="004830A4" w:rsidRDefault="00AE17DE" w:rsidP="00E64BC7">
            <w:pPr>
              <w:jc w:val="center"/>
              <w:rPr>
                <w:rFonts w:ascii="Bookman Old Style" w:hAnsi="Bookman Old Style" w:cs="Calibri"/>
                <w:b/>
                <w:bCs/>
                <w:color w:val="FFFFFF" w:themeColor="background1"/>
              </w:rPr>
            </w:pPr>
          </w:p>
        </w:tc>
        <w:tc>
          <w:tcPr>
            <w:tcW w:w="1120" w:type="dxa"/>
            <w:tcBorders>
              <w:top w:val="single" w:sz="4" w:space="0" w:color="auto"/>
            </w:tcBorders>
            <w:shd w:val="clear" w:color="auto" w:fill="auto"/>
            <w:noWrap/>
            <w:vAlign w:val="center"/>
          </w:tcPr>
          <w:p w:rsidR="00AE17DE" w:rsidRPr="000C1C7D" w:rsidRDefault="00AE17DE" w:rsidP="00E64BC7">
            <w:pPr>
              <w:jc w:val="center"/>
              <w:rPr>
                <w:rFonts w:ascii="Bookman Old Style" w:hAnsi="Bookman Old Style"/>
                <w:b/>
                <w:snapToGrid w:val="0"/>
                <w:color w:val="000000" w:themeColor="text1"/>
                <w:sz w:val="22"/>
                <w:szCs w:val="36"/>
                <w:lang w:eastAsia="en-AU"/>
              </w:rPr>
            </w:pPr>
          </w:p>
        </w:tc>
        <w:tc>
          <w:tcPr>
            <w:tcW w:w="1250" w:type="dxa"/>
            <w:tcBorders>
              <w:top w:val="single" w:sz="4" w:space="0" w:color="auto"/>
              <w:right w:val="single" w:sz="4" w:space="0" w:color="auto"/>
            </w:tcBorders>
            <w:shd w:val="clear" w:color="auto" w:fill="auto"/>
            <w:noWrap/>
            <w:vAlign w:val="center"/>
          </w:tcPr>
          <w:p w:rsidR="00AE17DE" w:rsidRPr="000C1C7D" w:rsidRDefault="00AE17DE" w:rsidP="00E64BC7">
            <w:pPr>
              <w:jc w:val="center"/>
              <w:rPr>
                <w:rFonts w:ascii="Bookman Old Style" w:hAnsi="Bookman Old Style"/>
                <w:b/>
                <w:snapToGrid w:val="0"/>
                <w:color w:val="000000" w:themeColor="text1"/>
                <w:sz w:val="22"/>
                <w:szCs w:val="36"/>
                <w:lang w:eastAsia="en-AU"/>
              </w:rPr>
            </w:pP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E17DE" w:rsidRPr="000C1C7D" w:rsidRDefault="00AE17DE" w:rsidP="00E64BC7">
            <w:pPr>
              <w:jc w:val="center"/>
              <w:rPr>
                <w:rFonts w:ascii="Bookman Old Style" w:hAnsi="Bookman Old Style"/>
                <w:b/>
                <w:snapToGrid w:val="0"/>
                <w:color w:val="000000" w:themeColor="text1"/>
                <w:sz w:val="22"/>
                <w:szCs w:val="36"/>
                <w:lang w:eastAsia="en-AU"/>
              </w:rPr>
            </w:pPr>
            <w:r>
              <w:rPr>
                <w:rFonts w:ascii="Bookman Old Style" w:hAnsi="Bookman Old Style"/>
                <w:b/>
                <w:snapToGrid w:val="0"/>
                <w:color w:val="000000" w:themeColor="text1"/>
                <w:sz w:val="22"/>
                <w:szCs w:val="36"/>
                <w:lang w:eastAsia="en-AU"/>
              </w:rPr>
              <w:t>13</w:t>
            </w:r>
          </w:p>
        </w:tc>
        <w:tc>
          <w:tcPr>
            <w:tcW w:w="1019" w:type="dxa"/>
            <w:tcBorders>
              <w:top w:val="single" w:sz="4" w:space="0" w:color="auto"/>
              <w:left w:val="nil"/>
            </w:tcBorders>
          </w:tcPr>
          <w:p w:rsidR="00AE17DE" w:rsidRDefault="00AE17DE" w:rsidP="00E64BC7">
            <w:pPr>
              <w:jc w:val="center"/>
              <w:rPr>
                <w:rFonts w:ascii="Bookman Old Style" w:hAnsi="Bookman Old Style"/>
                <w:b/>
                <w:snapToGrid w:val="0"/>
                <w:color w:val="000000" w:themeColor="text1"/>
                <w:sz w:val="22"/>
                <w:szCs w:val="36"/>
                <w:lang w:eastAsia="en-AU"/>
              </w:rPr>
            </w:pPr>
          </w:p>
        </w:tc>
        <w:tc>
          <w:tcPr>
            <w:tcW w:w="1220" w:type="dxa"/>
            <w:tcBorders>
              <w:top w:val="single" w:sz="4" w:space="0" w:color="auto"/>
              <w:left w:val="nil"/>
              <w:right w:val="single" w:sz="4" w:space="0" w:color="auto"/>
            </w:tcBorders>
          </w:tcPr>
          <w:p w:rsidR="00AE17DE" w:rsidRDefault="00AE17DE" w:rsidP="00E64BC7">
            <w:pPr>
              <w:jc w:val="center"/>
              <w:rPr>
                <w:rFonts w:ascii="Bookman Old Style" w:hAnsi="Bookman Old Style"/>
                <w:b/>
                <w:snapToGrid w:val="0"/>
                <w:color w:val="000000" w:themeColor="text1"/>
                <w:sz w:val="22"/>
                <w:szCs w:val="36"/>
                <w:lang w:eastAsia="en-AU"/>
              </w:rPr>
            </w:pPr>
          </w:p>
        </w:tc>
        <w:tc>
          <w:tcPr>
            <w:tcW w:w="1008" w:type="dxa"/>
            <w:tcBorders>
              <w:top w:val="single" w:sz="4" w:space="0" w:color="auto"/>
              <w:left w:val="nil"/>
              <w:bottom w:val="single" w:sz="4" w:space="0" w:color="auto"/>
              <w:right w:val="single" w:sz="4" w:space="0" w:color="auto"/>
            </w:tcBorders>
          </w:tcPr>
          <w:p w:rsidR="00AE17DE" w:rsidRDefault="00AE17DE" w:rsidP="00E64BC7">
            <w:pPr>
              <w:jc w:val="center"/>
              <w:rPr>
                <w:rFonts w:ascii="Bookman Old Style" w:hAnsi="Bookman Old Style"/>
                <w:b/>
                <w:snapToGrid w:val="0"/>
                <w:color w:val="000000" w:themeColor="text1"/>
                <w:sz w:val="22"/>
                <w:szCs w:val="36"/>
                <w:lang w:eastAsia="en-AU"/>
              </w:rPr>
            </w:pPr>
            <w:r>
              <w:rPr>
                <w:rFonts w:ascii="Bookman Old Style" w:hAnsi="Bookman Old Style"/>
                <w:b/>
                <w:snapToGrid w:val="0"/>
                <w:color w:val="000000" w:themeColor="text1"/>
                <w:sz w:val="22"/>
                <w:szCs w:val="36"/>
                <w:lang w:eastAsia="en-AU"/>
              </w:rPr>
              <w:t>0</w:t>
            </w:r>
          </w:p>
        </w:tc>
      </w:tr>
    </w:tbl>
    <w:p w:rsidR="00EC3DA9" w:rsidRPr="004830A4" w:rsidRDefault="00EC3DA9" w:rsidP="00D74884">
      <w:pPr>
        <w:pStyle w:val="Heading3"/>
        <w:numPr>
          <w:ilvl w:val="2"/>
          <w:numId w:val="15"/>
        </w:numPr>
        <w:spacing w:before="0"/>
        <w:ind w:left="993" w:hanging="993"/>
        <w:rPr>
          <w:rFonts w:ascii="Bookman Old Style" w:hAnsi="Bookman Old Style"/>
          <w:sz w:val="36"/>
          <w:szCs w:val="36"/>
        </w:rPr>
      </w:pPr>
      <w:bookmarkStart w:id="35" w:name="_Toc528001018"/>
      <w:r w:rsidRPr="008C54B6">
        <w:rPr>
          <w:rFonts w:ascii="Bookman Old Style" w:hAnsi="Bookman Old Style"/>
          <w:sz w:val="28"/>
          <w:szCs w:val="24"/>
        </w:rPr>
        <w:t>Distribution of Observation</w:t>
      </w:r>
      <w:bookmarkEnd w:id="35"/>
    </w:p>
    <w:p w:rsidR="00D700DC" w:rsidRPr="004830A4" w:rsidRDefault="005661A9" w:rsidP="005661A9">
      <w:pPr>
        <w:pStyle w:val="PwCNormal"/>
        <w:numPr>
          <w:ilvl w:val="0"/>
          <w:numId w:val="0"/>
        </w:numPr>
        <w:rPr>
          <w:del w:id="36" w:author="APTSADMIN" w:date="2018-10-11T01:31:00Z"/>
          <w:rFonts w:ascii="Bookman Old Style" w:hAnsi="Bookman Old Style" w:cs="Times New Roman"/>
          <w:b/>
          <w:snapToGrid/>
          <w:color w:val="auto"/>
          <w:kern w:val="28"/>
          <w:sz w:val="36"/>
          <w:lang w:eastAsia="en-US"/>
        </w:rPr>
      </w:pPr>
      <w:r>
        <w:rPr>
          <w:rFonts w:ascii="Bookman Old Style" w:hAnsi="Bookman Old Style"/>
          <w:i/>
          <w:noProof/>
          <w:sz w:val="56"/>
          <w:lang w:val="en-US"/>
        </w:rPr>
        <w:drawing>
          <wp:inline distT="0" distB="0" distL="0" distR="0">
            <wp:extent cx="5743797" cy="1967023"/>
            <wp:effectExtent l="19050" t="0" r="28353" b="0"/>
            <wp:docPr id="19"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D700DC" w:rsidRPr="004830A4" w:rsidRDefault="00D700DC" w:rsidP="008C54B6">
      <w:pPr>
        <w:rPr>
          <w:rFonts w:ascii="Bookman Old Style" w:hAnsi="Bookman Old Style"/>
          <w:i/>
          <w:sz w:val="56"/>
        </w:rPr>
        <w:sectPr w:rsidR="00D700DC" w:rsidRPr="004830A4" w:rsidSect="007D49A3">
          <w:headerReference w:type="default" r:id="rId9"/>
          <w:footerReference w:type="default" r:id="rId10"/>
          <w:headerReference w:type="first" r:id="rId11"/>
          <w:footerReference w:type="first" r:id="rId12"/>
          <w:pgSz w:w="11906" w:h="16838" w:code="9"/>
          <w:pgMar w:top="1440" w:right="1440" w:bottom="1349" w:left="1440" w:header="576" w:footer="215" w:gutter="0"/>
          <w:pgNumType w:start="1"/>
          <w:cols w:space="708"/>
          <w:docGrid w:linePitch="360"/>
        </w:sectPr>
      </w:pPr>
    </w:p>
    <w:p w:rsidR="006B6278" w:rsidRPr="004005F7" w:rsidRDefault="006B6278" w:rsidP="00D74884">
      <w:pPr>
        <w:pStyle w:val="PrefaceTitle"/>
        <w:numPr>
          <w:ilvl w:val="0"/>
          <w:numId w:val="15"/>
        </w:numPr>
        <w:spacing w:after="0"/>
        <w:ind w:left="426" w:hanging="426"/>
        <w:jc w:val="both"/>
        <w:rPr>
          <w:rFonts w:ascii="Bookman Old Style" w:hAnsi="Bookman Old Style" w:cs="Times New Roman"/>
          <w:i w:val="0"/>
          <w:sz w:val="36"/>
        </w:rPr>
      </w:pPr>
      <w:bookmarkStart w:id="37" w:name="_Toc528001019"/>
      <w:r w:rsidRPr="004005F7">
        <w:rPr>
          <w:rFonts w:ascii="Bookman Old Style" w:hAnsi="Bookman Old Style" w:cs="Times New Roman"/>
          <w:i w:val="0"/>
          <w:sz w:val="36"/>
        </w:rPr>
        <w:lastRenderedPageBreak/>
        <w:t>Detailed Observation</w:t>
      </w:r>
      <w:bookmarkEnd w:id="37"/>
    </w:p>
    <w:p w:rsidR="006B6278" w:rsidRPr="004005F7" w:rsidRDefault="006B6278" w:rsidP="00D74884">
      <w:pPr>
        <w:pStyle w:val="Heading2"/>
        <w:numPr>
          <w:ilvl w:val="1"/>
          <w:numId w:val="15"/>
        </w:numPr>
        <w:spacing w:before="0"/>
        <w:ind w:left="426" w:hanging="426"/>
        <w:rPr>
          <w:rFonts w:ascii="Bookman Old Style" w:hAnsi="Bookman Old Style"/>
          <w:sz w:val="32"/>
          <w:szCs w:val="32"/>
        </w:rPr>
      </w:pPr>
      <w:bookmarkStart w:id="38" w:name="_Toc528001020"/>
      <w:r w:rsidRPr="004005F7">
        <w:rPr>
          <w:rFonts w:ascii="Bookman Old Style" w:hAnsi="Bookman Old Style"/>
          <w:sz w:val="32"/>
          <w:szCs w:val="32"/>
        </w:rPr>
        <w:t>Web Application Security Assessment &amp; Penetration Testing</w:t>
      </w:r>
      <w:bookmarkEnd w:id="38"/>
    </w:p>
    <w:p w:rsidR="00D700DC" w:rsidRDefault="00D700DC" w:rsidP="00B85631">
      <w:pPr>
        <w:pStyle w:val="PwCNormal"/>
        <w:numPr>
          <w:ilvl w:val="0"/>
          <w:numId w:val="0"/>
        </w:numPr>
        <w:spacing w:after="0"/>
        <w:rPr>
          <w:rFonts w:ascii="Bookman Old Style" w:hAnsi="Bookman Old Style" w:cs="Times New Roman"/>
        </w:rPr>
      </w:pPr>
    </w:p>
    <w:tbl>
      <w:tblPr>
        <w:tblStyle w:val="TableGrid"/>
        <w:tblW w:w="0" w:type="auto"/>
        <w:jc w:val="center"/>
        <w:tblInd w:w="-550" w:type="dxa"/>
        <w:tblLook w:val="04A0"/>
      </w:tblPr>
      <w:tblGrid>
        <w:gridCol w:w="4291"/>
        <w:gridCol w:w="5387"/>
        <w:gridCol w:w="4726"/>
      </w:tblGrid>
      <w:tr w:rsidR="003B67CD" w:rsidRPr="004830A4" w:rsidTr="003B67CD">
        <w:trPr>
          <w:trHeight w:val="367"/>
          <w:jc w:val="center"/>
        </w:trPr>
        <w:tc>
          <w:tcPr>
            <w:tcW w:w="4291" w:type="dxa"/>
            <w:shd w:val="clear" w:color="auto" w:fill="0070C0"/>
            <w:vAlign w:val="center"/>
          </w:tcPr>
          <w:p w:rsidR="003B67CD" w:rsidRPr="004830A4" w:rsidRDefault="003B67CD" w:rsidP="002C30EC">
            <w:pPr>
              <w:pStyle w:val="PwCNormal"/>
              <w:numPr>
                <w:ilvl w:val="0"/>
                <w:numId w:val="17"/>
              </w:numPr>
              <w:spacing w:after="0"/>
              <w:rPr>
                <w:rFonts w:ascii="Bookman Old Style" w:hAnsi="Bookman Old Style" w:cs="Times New Roman"/>
                <w:b/>
                <w:color w:val="FFFFFF" w:themeColor="background1"/>
                <w:sz w:val="22"/>
              </w:rPr>
            </w:pPr>
            <w:r w:rsidRPr="003B67CD">
              <w:rPr>
                <w:rFonts w:ascii="Bookman Old Style" w:hAnsi="Bookman Old Style" w:cs="Times New Roman"/>
                <w:b/>
                <w:color w:val="FFFFFF" w:themeColor="background1"/>
                <w:sz w:val="22"/>
              </w:rPr>
              <w:t>Broken authentication and Improper Session Management</w:t>
            </w:r>
          </w:p>
        </w:tc>
        <w:tc>
          <w:tcPr>
            <w:tcW w:w="5387" w:type="dxa"/>
            <w:vAlign w:val="center"/>
          </w:tcPr>
          <w:p w:rsidR="003B67CD" w:rsidRPr="004830A4" w:rsidRDefault="003B67CD" w:rsidP="0052791B">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High</w:t>
            </w:r>
          </w:p>
        </w:tc>
        <w:tc>
          <w:tcPr>
            <w:tcW w:w="4726" w:type="dxa"/>
            <w:vAlign w:val="center"/>
          </w:tcPr>
          <w:p w:rsidR="003B67CD" w:rsidRPr="007D42CE" w:rsidRDefault="003B67CD" w:rsidP="00AC2600">
            <w:pPr>
              <w:pStyle w:val="PwCNormal"/>
              <w:numPr>
                <w:ilvl w:val="0"/>
                <w:numId w:val="0"/>
              </w:numPr>
              <w:spacing w:after="0"/>
              <w:rPr>
                <w:rFonts w:ascii="Bookman Old Style" w:hAnsi="Bookman Old Style" w:cs="Times New Roman"/>
                <w:b/>
                <w:sz w:val="22"/>
              </w:rPr>
            </w:pPr>
            <w:r w:rsidRPr="007D42CE">
              <w:rPr>
                <w:rFonts w:ascii="Bookman Old Style" w:hAnsi="Bookman Old Style" w:cs="Times New Roman"/>
                <w:b/>
                <w:sz w:val="22"/>
              </w:rPr>
              <w:t xml:space="preserve">Compliance status: </w:t>
            </w:r>
            <w:r w:rsidR="00AC2600">
              <w:rPr>
                <w:rFonts w:ascii="Bookman Old Style" w:hAnsi="Bookman Old Style" w:cs="Times New Roman"/>
                <w:b/>
                <w:sz w:val="22"/>
              </w:rPr>
              <w:t>C</w:t>
            </w:r>
            <w:r w:rsidR="00965C5F">
              <w:rPr>
                <w:rFonts w:ascii="Bookman Old Style" w:hAnsi="Bookman Old Style" w:cs="Times New Roman"/>
                <w:sz w:val="22"/>
              </w:rPr>
              <w:t>losed</w:t>
            </w:r>
            <w:r w:rsidR="00AC2600">
              <w:rPr>
                <w:rFonts w:ascii="Bookman Old Style" w:hAnsi="Bookman Old Style" w:cs="Times New Roman"/>
                <w:sz w:val="22"/>
              </w:rPr>
              <w:t xml:space="preserve"> &amp; Complied</w:t>
            </w:r>
          </w:p>
        </w:tc>
      </w:tr>
      <w:tr w:rsidR="003B67CD" w:rsidRPr="004830A4" w:rsidTr="003B67CD">
        <w:trPr>
          <w:trHeight w:val="400"/>
          <w:jc w:val="center"/>
        </w:trPr>
        <w:tc>
          <w:tcPr>
            <w:tcW w:w="4291" w:type="dxa"/>
            <w:shd w:val="clear" w:color="auto" w:fill="0070C0"/>
            <w:vAlign w:val="center"/>
          </w:tcPr>
          <w:p w:rsidR="003B67CD" w:rsidRPr="004830A4" w:rsidRDefault="003B67CD" w:rsidP="002C30EC">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113" w:type="dxa"/>
            <w:gridSpan w:val="2"/>
            <w:vAlign w:val="center"/>
          </w:tcPr>
          <w:p w:rsidR="003B67CD" w:rsidRPr="004830A4" w:rsidRDefault="003B67CD" w:rsidP="002C30EC">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 xml:space="preserve">The application allows an authenticated user to access the pages that should be accessible to the administrator only. This happens due to the improper implementation of access controls by the application. </w:t>
            </w:r>
            <w:r w:rsidRPr="00B4425B">
              <w:rPr>
                <w:rFonts w:ascii="Bookman Old Style" w:hAnsi="Bookman Old Style" w:cs="Times New Roman"/>
                <w:sz w:val="22"/>
              </w:rPr>
              <w:t xml:space="preserve">The </w:t>
            </w:r>
            <w:proofErr w:type="spellStart"/>
            <w:r w:rsidRPr="00B4425B">
              <w:rPr>
                <w:rFonts w:ascii="Bookman Old Style" w:hAnsi="Bookman Old Style" w:cs="Times New Roman"/>
                <w:sz w:val="22"/>
              </w:rPr>
              <w:t>AddUser</w:t>
            </w:r>
            <w:proofErr w:type="spellEnd"/>
            <w:r>
              <w:rPr>
                <w:rFonts w:ascii="Bookman Old Style" w:hAnsi="Bookman Old Style" w:cs="Times New Roman"/>
                <w:sz w:val="22"/>
              </w:rPr>
              <w:t xml:space="preserve"> page is accessible to any unauthenticated user by visiting the URL</w:t>
            </w:r>
          </w:p>
        </w:tc>
      </w:tr>
      <w:tr w:rsidR="003B67CD" w:rsidRPr="004830A4" w:rsidTr="003B67CD">
        <w:trPr>
          <w:trHeight w:val="419"/>
          <w:jc w:val="center"/>
        </w:trPr>
        <w:tc>
          <w:tcPr>
            <w:tcW w:w="4291" w:type="dxa"/>
            <w:shd w:val="clear" w:color="auto" w:fill="0070C0"/>
            <w:vAlign w:val="center"/>
          </w:tcPr>
          <w:p w:rsidR="003B67CD" w:rsidRPr="004830A4" w:rsidRDefault="003B67CD" w:rsidP="002C30EC">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113" w:type="dxa"/>
            <w:gridSpan w:val="2"/>
            <w:vAlign w:val="center"/>
          </w:tcPr>
          <w:p w:rsidR="003B67CD" w:rsidRDefault="003B67CD" w:rsidP="002C30EC">
            <w:pPr>
              <w:pStyle w:val="PwCNormal"/>
              <w:numPr>
                <w:ilvl w:val="0"/>
                <w:numId w:val="0"/>
              </w:numPr>
              <w:spacing w:after="0"/>
              <w:rPr>
                <w:rFonts w:ascii="Bookman Old Style" w:hAnsi="Bookman Old Style" w:cs="Times New Roman"/>
                <w:sz w:val="22"/>
              </w:rPr>
            </w:pPr>
            <w:r w:rsidRPr="00F21B55">
              <w:rPr>
                <w:rFonts w:ascii="Bookman Old Style" w:hAnsi="Bookman Old Style" w:cs="Times New Roman"/>
                <w:sz w:val="22"/>
              </w:rPr>
              <w:t>/</w:t>
            </w:r>
            <w:proofErr w:type="spellStart"/>
            <w:r w:rsidRPr="00F21B55">
              <w:rPr>
                <w:rFonts w:ascii="Bookman Old Style" w:hAnsi="Bookman Old Style" w:cs="Times New Roman"/>
                <w:sz w:val="22"/>
              </w:rPr>
              <w:t>AddNewUser</w:t>
            </w:r>
            <w:proofErr w:type="spellEnd"/>
          </w:p>
          <w:p w:rsidR="003B67CD" w:rsidRPr="00EC1559" w:rsidRDefault="003B67CD" w:rsidP="002C30EC">
            <w:pPr>
              <w:pStyle w:val="PwCNormal"/>
              <w:numPr>
                <w:ilvl w:val="0"/>
                <w:numId w:val="0"/>
              </w:numPr>
              <w:spacing w:after="0"/>
              <w:rPr>
                <w:rFonts w:ascii="Bookman Old Style" w:hAnsi="Bookman Old Style" w:cs="Times New Roman"/>
                <w:sz w:val="22"/>
              </w:rPr>
            </w:pPr>
            <w:r w:rsidRPr="00F21B55">
              <w:rPr>
                <w:rFonts w:ascii="Bookman Old Style" w:hAnsi="Bookman Old Style" w:cs="Times New Roman"/>
                <w:sz w:val="22"/>
              </w:rPr>
              <w:t>/</w:t>
            </w:r>
            <w:proofErr w:type="spellStart"/>
            <w:r w:rsidRPr="00F21B55">
              <w:rPr>
                <w:rFonts w:ascii="Bookman Old Style" w:hAnsi="Bookman Old Style" w:cs="Times New Roman"/>
                <w:sz w:val="22"/>
              </w:rPr>
              <w:t>ChangePassword</w:t>
            </w:r>
            <w:proofErr w:type="spellEnd"/>
          </w:p>
        </w:tc>
      </w:tr>
      <w:tr w:rsidR="003B67CD" w:rsidRPr="004830A4" w:rsidTr="003B67CD">
        <w:trPr>
          <w:trHeight w:val="425"/>
          <w:jc w:val="center"/>
        </w:trPr>
        <w:tc>
          <w:tcPr>
            <w:tcW w:w="4291" w:type="dxa"/>
            <w:shd w:val="clear" w:color="auto" w:fill="0070C0"/>
            <w:vAlign w:val="center"/>
          </w:tcPr>
          <w:p w:rsidR="003B67CD" w:rsidRPr="004830A4" w:rsidRDefault="003B67CD" w:rsidP="002C30EC">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113" w:type="dxa"/>
            <w:gridSpan w:val="2"/>
            <w:vAlign w:val="center"/>
          </w:tcPr>
          <w:p w:rsidR="003B67CD" w:rsidRPr="004830A4" w:rsidRDefault="003B67CD" w:rsidP="00826483">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An unauthenticated user, who has access to the application, can make any changes to the application’s data with the admin privileges.</w:t>
            </w:r>
          </w:p>
        </w:tc>
      </w:tr>
      <w:tr w:rsidR="003B67CD" w:rsidRPr="004830A4" w:rsidTr="00F21B55">
        <w:trPr>
          <w:trHeight w:val="4385"/>
          <w:jc w:val="center"/>
        </w:trPr>
        <w:tc>
          <w:tcPr>
            <w:tcW w:w="14404" w:type="dxa"/>
            <w:gridSpan w:val="3"/>
            <w:vAlign w:val="center"/>
          </w:tcPr>
          <w:p w:rsidR="003B67CD" w:rsidRPr="004830A4" w:rsidRDefault="003B67CD" w:rsidP="00F21B55">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3B67CD" w:rsidRPr="004830A4" w:rsidRDefault="00752A0C" w:rsidP="00C85048">
            <w:pPr>
              <w:pStyle w:val="PwCNormal"/>
              <w:numPr>
                <w:ilvl w:val="0"/>
                <w:numId w:val="0"/>
              </w:numPr>
              <w:spacing w:after="0"/>
              <w:jc w:val="center"/>
              <w:rPr>
                <w:rFonts w:ascii="Bookman Old Style" w:hAnsi="Bookman Old Style" w:cs="Times New Roman"/>
                <w:sz w:val="22"/>
              </w:rPr>
            </w:pPr>
            <w:r w:rsidRPr="00752A0C">
              <w:rPr>
                <w:rFonts w:ascii="Bookman Old Style" w:hAnsi="Bookman Old Style"/>
                <w:noProof/>
                <w:snapToGrid/>
                <w:sz w:val="22"/>
                <w:lang w:val="en-US" w:eastAsia="en-US"/>
              </w:rPr>
              <w:pict>
                <v:rect id="_x0000_s1046" style="position:absolute;left:0;text-align:left;margin-left:127.25pt;margin-top:.7pt;width:135.6pt;height:16.75pt;z-index:251688960" filled="f" strokecolor="red" strokeweight="2.25pt"/>
              </w:pict>
            </w:r>
            <w:r w:rsidR="003B67CD">
              <w:rPr>
                <w:rFonts w:ascii="Bookman Old Style" w:hAnsi="Bookman Old Style"/>
                <w:noProof/>
                <w:snapToGrid/>
                <w:sz w:val="22"/>
                <w:lang w:val="en-US" w:eastAsia="en-US"/>
              </w:rPr>
              <w:drawing>
                <wp:inline distT="0" distB="0" distL="0" distR="0">
                  <wp:extent cx="6286748" cy="2798391"/>
                  <wp:effectExtent l="19050" t="19050" r="18802" b="21009"/>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6283688" cy="2797029"/>
                          </a:xfrm>
                          <a:prstGeom prst="rect">
                            <a:avLst/>
                          </a:prstGeom>
                          <a:noFill/>
                          <a:ln w="19050">
                            <a:solidFill>
                              <a:srgbClr val="C00000"/>
                            </a:solidFill>
                            <a:miter lim="800000"/>
                            <a:headEnd/>
                            <a:tailEnd/>
                          </a:ln>
                        </pic:spPr>
                      </pic:pic>
                    </a:graphicData>
                  </a:graphic>
                </wp:inline>
              </w:drawing>
            </w:r>
          </w:p>
        </w:tc>
      </w:tr>
      <w:tr w:rsidR="003B67CD" w:rsidRPr="004830A4" w:rsidTr="003B67CD">
        <w:trPr>
          <w:trHeight w:val="416"/>
          <w:jc w:val="center"/>
        </w:trPr>
        <w:tc>
          <w:tcPr>
            <w:tcW w:w="4291" w:type="dxa"/>
            <w:shd w:val="clear" w:color="auto" w:fill="0070C0"/>
            <w:vAlign w:val="center"/>
          </w:tcPr>
          <w:p w:rsidR="003B67CD" w:rsidRPr="004830A4" w:rsidRDefault="003B67CD" w:rsidP="002C30EC">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113" w:type="dxa"/>
            <w:gridSpan w:val="2"/>
            <w:vAlign w:val="center"/>
          </w:tcPr>
          <w:p w:rsidR="003B67CD" w:rsidRPr="004830A4" w:rsidRDefault="003B67CD" w:rsidP="000B7DE2">
            <w:pPr>
              <w:pStyle w:val="PwCNormal"/>
              <w:spacing w:after="0"/>
              <w:rPr>
                <w:rFonts w:ascii="Bookman Old Style" w:hAnsi="Bookman Old Style" w:cs="Times New Roman"/>
                <w:sz w:val="22"/>
              </w:rPr>
            </w:pPr>
            <w:r>
              <w:rPr>
                <w:rFonts w:ascii="Bookman Old Style" w:hAnsi="Bookman Old Style" w:cs="Times New Roman"/>
                <w:sz w:val="22"/>
              </w:rPr>
              <w:t>Ensure that the authentication and session management is implemented with proper access controls.</w:t>
            </w:r>
          </w:p>
        </w:tc>
      </w:tr>
      <w:tr w:rsidR="003B67CD" w:rsidRPr="004830A4" w:rsidTr="003B67CD">
        <w:trPr>
          <w:trHeight w:val="140"/>
          <w:jc w:val="center"/>
        </w:trPr>
        <w:tc>
          <w:tcPr>
            <w:tcW w:w="4291" w:type="dxa"/>
            <w:shd w:val="clear" w:color="auto" w:fill="0070C0"/>
            <w:vAlign w:val="center"/>
          </w:tcPr>
          <w:p w:rsidR="003B67CD" w:rsidRPr="004830A4" w:rsidRDefault="003B67CD" w:rsidP="002C30EC">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113" w:type="dxa"/>
            <w:gridSpan w:val="2"/>
            <w:vAlign w:val="center"/>
          </w:tcPr>
          <w:p w:rsidR="003B67CD" w:rsidRPr="004830A4" w:rsidRDefault="003B67CD" w:rsidP="002C30EC">
            <w:pPr>
              <w:pStyle w:val="PwCNormal"/>
              <w:numPr>
                <w:ilvl w:val="0"/>
                <w:numId w:val="0"/>
              </w:numPr>
              <w:spacing w:after="0"/>
              <w:rPr>
                <w:rFonts w:ascii="Bookman Old Style" w:hAnsi="Bookman Old Style" w:cs="Times New Roman"/>
                <w:sz w:val="22"/>
                <w:highlight w:val="yellow"/>
              </w:rPr>
            </w:pPr>
          </w:p>
        </w:tc>
      </w:tr>
    </w:tbl>
    <w:p w:rsidR="00C85048" w:rsidRDefault="00C85048" w:rsidP="00B85631">
      <w:pPr>
        <w:pStyle w:val="PwCNormal"/>
        <w:numPr>
          <w:ilvl w:val="0"/>
          <w:numId w:val="0"/>
        </w:numPr>
        <w:spacing w:after="0"/>
        <w:rPr>
          <w:rFonts w:ascii="Bookman Old Style" w:hAnsi="Bookman Old Style" w:cs="Times New Roman"/>
        </w:rPr>
      </w:pPr>
    </w:p>
    <w:tbl>
      <w:tblPr>
        <w:tblStyle w:val="TableGrid"/>
        <w:tblW w:w="0" w:type="auto"/>
        <w:jc w:val="center"/>
        <w:tblInd w:w="-550" w:type="dxa"/>
        <w:tblLook w:val="04A0"/>
      </w:tblPr>
      <w:tblGrid>
        <w:gridCol w:w="3326"/>
        <w:gridCol w:w="5501"/>
        <w:gridCol w:w="5577"/>
      </w:tblGrid>
      <w:tr w:rsidR="003B67CD" w:rsidRPr="004830A4" w:rsidTr="007D42CE">
        <w:trPr>
          <w:trHeight w:val="472"/>
          <w:jc w:val="center"/>
        </w:trPr>
        <w:tc>
          <w:tcPr>
            <w:tcW w:w="3326" w:type="dxa"/>
            <w:shd w:val="clear" w:color="auto" w:fill="0070C0"/>
            <w:vAlign w:val="center"/>
          </w:tcPr>
          <w:p w:rsidR="003B67CD" w:rsidRPr="004830A4" w:rsidRDefault="003B67CD" w:rsidP="002C30EC">
            <w:pPr>
              <w:pStyle w:val="PwCNormal"/>
              <w:numPr>
                <w:ilvl w:val="0"/>
                <w:numId w:val="17"/>
              </w:numPr>
              <w:spacing w:after="0"/>
              <w:rPr>
                <w:rFonts w:ascii="Bookman Old Style" w:hAnsi="Bookman Old Style" w:cs="Times New Roman"/>
                <w:b/>
                <w:color w:val="FFFFFF" w:themeColor="background1"/>
                <w:sz w:val="22"/>
              </w:rPr>
            </w:pPr>
            <w:r w:rsidRPr="003B67CD">
              <w:rPr>
                <w:rFonts w:ascii="Bookman Old Style" w:hAnsi="Bookman Old Style" w:cs="Times New Roman"/>
                <w:b/>
                <w:color w:val="FFFFFF" w:themeColor="background1"/>
                <w:sz w:val="22"/>
              </w:rPr>
              <w:t>Unrestricted File upload</w:t>
            </w:r>
          </w:p>
        </w:tc>
        <w:tc>
          <w:tcPr>
            <w:tcW w:w="5501" w:type="dxa"/>
            <w:vAlign w:val="center"/>
          </w:tcPr>
          <w:p w:rsidR="003B67CD" w:rsidRPr="004830A4" w:rsidRDefault="003B67CD" w:rsidP="0052791B">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High</w:t>
            </w:r>
          </w:p>
        </w:tc>
        <w:tc>
          <w:tcPr>
            <w:tcW w:w="5577" w:type="dxa"/>
            <w:vAlign w:val="center"/>
          </w:tcPr>
          <w:p w:rsidR="003B67CD" w:rsidRPr="007D42CE" w:rsidRDefault="003B67CD" w:rsidP="00156A2A">
            <w:pPr>
              <w:pStyle w:val="PwCNormal"/>
              <w:numPr>
                <w:ilvl w:val="0"/>
                <w:numId w:val="0"/>
              </w:numPr>
              <w:spacing w:after="0"/>
              <w:rPr>
                <w:rFonts w:ascii="Bookman Old Style" w:hAnsi="Bookman Old Style" w:cs="Times New Roman"/>
                <w:b/>
                <w:sz w:val="22"/>
              </w:rPr>
            </w:pPr>
            <w:r w:rsidRPr="007D42CE">
              <w:rPr>
                <w:rFonts w:ascii="Bookman Old Style" w:hAnsi="Bookman Old Style" w:cs="Times New Roman"/>
                <w:b/>
                <w:sz w:val="22"/>
              </w:rPr>
              <w:t xml:space="preserve">Compliance status: </w:t>
            </w:r>
            <w:r w:rsidR="00AC2600">
              <w:rPr>
                <w:rFonts w:ascii="Bookman Old Style" w:hAnsi="Bookman Old Style" w:cs="Times New Roman"/>
                <w:b/>
                <w:sz w:val="22"/>
              </w:rPr>
              <w:t>C</w:t>
            </w:r>
            <w:r w:rsidR="00AC2600">
              <w:rPr>
                <w:rFonts w:ascii="Bookman Old Style" w:hAnsi="Bookman Old Style" w:cs="Times New Roman"/>
                <w:sz w:val="22"/>
              </w:rPr>
              <w:t>losed &amp; Complied</w:t>
            </w:r>
          </w:p>
        </w:tc>
      </w:tr>
      <w:tr w:rsidR="003B67CD" w:rsidRPr="004830A4" w:rsidTr="002C30EC">
        <w:trPr>
          <w:trHeight w:val="541"/>
          <w:jc w:val="center"/>
        </w:trPr>
        <w:tc>
          <w:tcPr>
            <w:tcW w:w="3326" w:type="dxa"/>
            <w:shd w:val="clear" w:color="auto" w:fill="0070C0"/>
            <w:vAlign w:val="center"/>
          </w:tcPr>
          <w:p w:rsidR="003B67CD" w:rsidRPr="004830A4" w:rsidRDefault="003B67CD" w:rsidP="002C30EC">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1078" w:type="dxa"/>
            <w:gridSpan w:val="2"/>
            <w:vAlign w:val="center"/>
          </w:tcPr>
          <w:p w:rsidR="003B67CD" w:rsidRPr="004830A4" w:rsidRDefault="003B67CD" w:rsidP="00DD1FAA">
            <w:pPr>
              <w:pStyle w:val="PwCNormal"/>
              <w:numPr>
                <w:ilvl w:val="0"/>
                <w:numId w:val="0"/>
              </w:numPr>
              <w:spacing w:after="0"/>
              <w:jc w:val="both"/>
              <w:rPr>
                <w:rFonts w:ascii="Bookman Old Style" w:hAnsi="Bookman Old Style" w:cs="Times New Roman"/>
                <w:sz w:val="22"/>
              </w:rPr>
            </w:pPr>
            <w:r w:rsidRPr="00FC767C">
              <w:rPr>
                <w:rFonts w:ascii="Bookman Old Style" w:hAnsi="Bookman Old Style" w:cs="Times New Roman"/>
                <w:sz w:val="22"/>
              </w:rPr>
              <w:t xml:space="preserve">The application allows the user to upload files without any restrictions. </w:t>
            </w:r>
            <w:r>
              <w:rPr>
                <w:rFonts w:ascii="Bookman Old Style" w:hAnsi="Bookman Old Style" w:cs="Times New Roman"/>
                <w:sz w:val="22"/>
              </w:rPr>
              <w:t>In this case</w:t>
            </w:r>
            <w:r w:rsidRPr="00FC767C">
              <w:rPr>
                <w:rFonts w:ascii="Bookman Old Style" w:hAnsi="Bookman Old Style" w:cs="Times New Roman"/>
                <w:sz w:val="22"/>
              </w:rPr>
              <w:t xml:space="preserve">, the application accepted the given file anydesk.exe which is </w:t>
            </w:r>
            <w:r>
              <w:rPr>
                <w:rFonts w:ascii="Bookman Old Style" w:hAnsi="Bookman Old Style" w:cs="Times New Roman"/>
                <w:sz w:val="22"/>
              </w:rPr>
              <w:t>an executable</w:t>
            </w:r>
            <w:r w:rsidRPr="00FC767C">
              <w:rPr>
                <w:rFonts w:ascii="Bookman Old Style" w:hAnsi="Bookman Old Style" w:cs="Times New Roman"/>
                <w:sz w:val="22"/>
              </w:rPr>
              <w:t xml:space="preserve"> file.</w:t>
            </w:r>
          </w:p>
        </w:tc>
      </w:tr>
      <w:tr w:rsidR="003B67CD" w:rsidRPr="004830A4" w:rsidTr="00F21B55">
        <w:trPr>
          <w:trHeight w:val="436"/>
          <w:jc w:val="center"/>
        </w:trPr>
        <w:tc>
          <w:tcPr>
            <w:tcW w:w="3326" w:type="dxa"/>
            <w:shd w:val="clear" w:color="auto" w:fill="0070C0"/>
            <w:vAlign w:val="center"/>
          </w:tcPr>
          <w:p w:rsidR="003B67CD" w:rsidRPr="004830A4" w:rsidRDefault="003B67CD" w:rsidP="002C30EC">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1078" w:type="dxa"/>
            <w:gridSpan w:val="2"/>
            <w:vAlign w:val="center"/>
          </w:tcPr>
          <w:p w:rsidR="003B67CD" w:rsidRDefault="003B67CD" w:rsidP="00F21632">
            <w:pPr>
              <w:pStyle w:val="PwCNormal"/>
              <w:numPr>
                <w:ilvl w:val="0"/>
                <w:numId w:val="0"/>
              </w:numPr>
              <w:spacing w:after="0"/>
              <w:rPr>
                <w:rFonts w:ascii="Bookman Old Style" w:hAnsi="Bookman Old Style" w:cs="Times New Roman"/>
                <w:sz w:val="22"/>
              </w:rPr>
            </w:pPr>
            <w:r w:rsidRPr="00F21B55">
              <w:rPr>
                <w:rFonts w:ascii="Bookman Old Style" w:hAnsi="Bookman Old Style" w:cs="Times New Roman"/>
                <w:sz w:val="22"/>
              </w:rPr>
              <w:t>/</w:t>
            </w:r>
            <w:proofErr w:type="spellStart"/>
            <w:r w:rsidRPr="00F21B55">
              <w:rPr>
                <w:rFonts w:ascii="Bookman Old Style" w:hAnsi="Bookman Old Style" w:cs="Times New Roman"/>
                <w:sz w:val="22"/>
              </w:rPr>
              <w:t>ca_sectdep</w:t>
            </w:r>
            <w:proofErr w:type="spellEnd"/>
          </w:p>
          <w:p w:rsidR="003B67CD" w:rsidRPr="00F21632" w:rsidRDefault="003B67CD" w:rsidP="00F21632">
            <w:pPr>
              <w:pStyle w:val="PwCNormal"/>
              <w:spacing w:after="0"/>
              <w:rPr>
                <w:rFonts w:ascii="Bookman Old Style" w:hAnsi="Bookman Old Style" w:cs="Times New Roman"/>
                <w:sz w:val="22"/>
              </w:rPr>
            </w:pPr>
            <w:r w:rsidRPr="00F21632">
              <w:rPr>
                <w:rFonts w:ascii="Bookman Old Style" w:hAnsi="Bookman Old Style" w:cs="Times New Roman"/>
                <w:sz w:val="22"/>
              </w:rPr>
              <w:t>/</w:t>
            </w:r>
            <w:proofErr w:type="spellStart"/>
            <w:r w:rsidRPr="00F21632">
              <w:rPr>
                <w:rFonts w:ascii="Bookman Old Style" w:hAnsi="Bookman Old Style" w:cs="Times New Roman"/>
                <w:sz w:val="22"/>
              </w:rPr>
              <w:t>ca_officeheads</w:t>
            </w:r>
            <w:proofErr w:type="spellEnd"/>
          </w:p>
          <w:p w:rsidR="003B67CD" w:rsidRPr="00F21632" w:rsidRDefault="003B67CD" w:rsidP="00F21632">
            <w:pPr>
              <w:pStyle w:val="PwCNormal"/>
              <w:spacing w:after="0"/>
              <w:rPr>
                <w:rFonts w:ascii="Bookman Old Style" w:hAnsi="Bookman Old Style" w:cs="Times New Roman"/>
                <w:sz w:val="22"/>
              </w:rPr>
            </w:pPr>
            <w:r w:rsidRPr="00F21632">
              <w:rPr>
                <w:rFonts w:ascii="Bookman Old Style" w:hAnsi="Bookman Old Style" w:cs="Times New Roman"/>
                <w:sz w:val="22"/>
              </w:rPr>
              <w:t>/</w:t>
            </w:r>
            <w:proofErr w:type="spellStart"/>
            <w:r w:rsidRPr="00F21632">
              <w:rPr>
                <w:rFonts w:ascii="Bookman Old Style" w:hAnsi="Bookman Old Style" w:cs="Times New Roman"/>
                <w:sz w:val="22"/>
              </w:rPr>
              <w:t>ca_HeadsofDep</w:t>
            </w:r>
            <w:proofErr w:type="spellEnd"/>
          </w:p>
          <w:p w:rsidR="003B67CD" w:rsidRPr="00F21632" w:rsidRDefault="003B67CD" w:rsidP="00F21632">
            <w:pPr>
              <w:pStyle w:val="PwCNormal"/>
              <w:spacing w:after="0"/>
              <w:rPr>
                <w:rFonts w:ascii="Bookman Old Style" w:hAnsi="Bookman Old Style" w:cs="Times New Roman"/>
                <w:sz w:val="22"/>
              </w:rPr>
            </w:pPr>
            <w:r w:rsidRPr="00F21632">
              <w:rPr>
                <w:rFonts w:ascii="Bookman Old Style" w:hAnsi="Bookman Old Style" w:cs="Times New Roman"/>
                <w:sz w:val="22"/>
              </w:rPr>
              <w:t>/</w:t>
            </w:r>
            <w:proofErr w:type="spellStart"/>
            <w:r w:rsidRPr="00F21632">
              <w:rPr>
                <w:rFonts w:ascii="Bookman Old Style" w:hAnsi="Bookman Old Style" w:cs="Times New Roman"/>
                <w:sz w:val="22"/>
              </w:rPr>
              <w:t>ca_StateUnits</w:t>
            </w:r>
            <w:proofErr w:type="spellEnd"/>
          </w:p>
          <w:p w:rsidR="003B67CD" w:rsidRPr="00F21632" w:rsidRDefault="003B67CD" w:rsidP="00F21632">
            <w:pPr>
              <w:pStyle w:val="PwCNormal"/>
              <w:spacing w:after="0"/>
              <w:rPr>
                <w:rFonts w:ascii="Bookman Old Style" w:hAnsi="Bookman Old Style" w:cs="Times New Roman"/>
                <w:sz w:val="22"/>
              </w:rPr>
            </w:pPr>
            <w:r w:rsidRPr="00F21632">
              <w:rPr>
                <w:rFonts w:ascii="Bookman Old Style" w:hAnsi="Bookman Old Style" w:cs="Times New Roman"/>
                <w:sz w:val="22"/>
              </w:rPr>
              <w:t>/</w:t>
            </w:r>
            <w:proofErr w:type="spellStart"/>
            <w:r w:rsidRPr="00F21632">
              <w:rPr>
                <w:rFonts w:ascii="Bookman Old Style" w:hAnsi="Bookman Old Style" w:cs="Times New Roman"/>
                <w:sz w:val="22"/>
              </w:rPr>
              <w:t>ca_AUOrganisations</w:t>
            </w:r>
            <w:proofErr w:type="spellEnd"/>
          </w:p>
          <w:p w:rsidR="003B67CD" w:rsidRPr="00EC1559" w:rsidRDefault="003B67CD" w:rsidP="00F21632">
            <w:pPr>
              <w:pStyle w:val="PwCNormal"/>
              <w:numPr>
                <w:ilvl w:val="0"/>
                <w:numId w:val="0"/>
              </w:numPr>
              <w:spacing w:after="0"/>
              <w:rPr>
                <w:rFonts w:ascii="Bookman Old Style" w:hAnsi="Bookman Old Style" w:cs="Times New Roman"/>
                <w:sz w:val="22"/>
              </w:rPr>
            </w:pPr>
            <w:r w:rsidRPr="00F21632">
              <w:rPr>
                <w:rFonts w:ascii="Bookman Old Style" w:hAnsi="Bookman Old Style" w:cs="Times New Roman"/>
                <w:sz w:val="22"/>
              </w:rPr>
              <w:t>/</w:t>
            </w:r>
            <w:proofErr w:type="spellStart"/>
            <w:r w:rsidRPr="00F21632">
              <w:rPr>
                <w:rFonts w:ascii="Bookman Old Style" w:hAnsi="Bookman Old Style" w:cs="Times New Roman"/>
                <w:sz w:val="22"/>
              </w:rPr>
              <w:t>ca_hodoffices</w:t>
            </w:r>
            <w:proofErr w:type="spellEnd"/>
          </w:p>
        </w:tc>
      </w:tr>
      <w:tr w:rsidR="003B67CD" w:rsidRPr="004830A4" w:rsidTr="00783928">
        <w:trPr>
          <w:trHeight w:val="281"/>
          <w:jc w:val="center"/>
        </w:trPr>
        <w:tc>
          <w:tcPr>
            <w:tcW w:w="3326" w:type="dxa"/>
            <w:shd w:val="clear" w:color="auto" w:fill="0070C0"/>
            <w:vAlign w:val="center"/>
          </w:tcPr>
          <w:p w:rsidR="003B67CD" w:rsidRPr="004830A4" w:rsidRDefault="003B67CD" w:rsidP="002C30EC">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1078" w:type="dxa"/>
            <w:gridSpan w:val="2"/>
            <w:vAlign w:val="center"/>
          </w:tcPr>
          <w:p w:rsidR="003B67CD" w:rsidRPr="004830A4" w:rsidRDefault="003B67CD" w:rsidP="00DD1FAA">
            <w:pPr>
              <w:pStyle w:val="PwCNormal"/>
              <w:numPr>
                <w:ilvl w:val="0"/>
                <w:numId w:val="0"/>
              </w:numPr>
              <w:spacing w:after="0"/>
              <w:jc w:val="both"/>
              <w:rPr>
                <w:rFonts w:ascii="Bookman Old Style" w:hAnsi="Bookman Old Style" w:cs="Times New Roman"/>
                <w:sz w:val="22"/>
              </w:rPr>
            </w:pPr>
            <w:r>
              <w:rPr>
                <w:rFonts w:ascii="Bookman Old Style" w:hAnsi="Bookman Old Style" w:cs="Times New Roman"/>
                <w:sz w:val="22"/>
              </w:rPr>
              <w:t xml:space="preserve">If the uploaded file contains the </w:t>
            </w:r>
            <w:r w:rsidRPr="002660B7">
              <w:rPr>
                <w:rFonts w:ascii="Bookman Old Style" w:hAnsi="Bookman Old Style" w:cs="Times New Roman"/>
                <w:b/>
                <w:i/>
                <w:sz w:val="22"/>
              </w:rPr>
              <w:t>VIRUS</w:t>
            </w:r>
            <w:r>
              <w:rPr>
                <w:rFonts w:ascii="Bookman Old Style" w:hAnsi="Bookman Old Style" w:cs="Times New Roman"/>
                <w:sz w:val="22"/>
              </w:rPr>
              <w:t xml:space="preserve"> in it, it may harm the server very badly and the users.</w:t>
            </w:r>
          </w:p>
        </w:tc>
      </w:tr>
      <w:tr w:rsidR="003B67CD" w:rsidRPr="004830A4" w:rsidTr="002C30EC">
        <w:trPr>
          <w:trHeight w:val="1125"/>
          <w:jc w:val="center"/>
        </w:trPr>
        <w:tc>
          <w:tcPr>
            <w:tcW w:w="14404" w:type="dxa"/>
            <w:gridSpan w:val="3"/>
            <w:vAlign w:val="center"/>
          </w:tcPr>
          <w:p w:rsidR="003B67CD" w:rsidRPr="004830A4" w:rsidRDefault="003B67CD" w:rsidP="002C30EC">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3B67CD" w:rsidRPr="004830A4" w:rsidRDefault="00752A0C" w:rsidP="002C30EC">
            <w:pPr>
              <w:pStyle w:val="PwCNormal"/>
              <w:numPr>
                <w:ilvl w:val="0"/>
                <w:numId w:val="0"/>
              </w:numPr>
              <w:spacing w:after="0"/>
              <w:jc w:val="center"/>
              <w:rPr>
                <w:rFonts w:ascii="Bookman Old Style" w:hAnsi="Bookman Old Style" w:cs="Times New Roman"/>
                <w:sz w:val="22"/>
              </w:rPr>
            </w:pPr>
            <w:r w:rsidRPr="00752A0C">
              <w:rPr>
                <w:rFonts w:ascii="Bookman Old Style" w:hAnsi="Bookman Old Style"/>
                <w:noProof/>
                <w:snapToGrid/>
                <w:sz w:val="22"/>
                <w:lang w:val="en-US" w:eastAsia="en-US"/>
              </w:rPr>
              <w:pict>
                <v:rect id="_x0000_s1044" style="position:absolute;left:0;text-align:left;margin-left:251.25pt;margin-top:166.05pt;width:112.6pt;height:19.05pt;z-index:251684864" filled="f" strokecolor="#c00000" strokeweight="1.5pt"/>
              </w:pict>
            </w:r>
            <w:r w:rsidR="003B67CD">
              <w:rPr>
                <w:rFonts w:ascii="Bookman Old Style" w:hAnsi="Bookman Old Style"/>
                <w:noProof/>
                <w:snapToGrid/>
                <w:sz w:val="22"/>
                <w:lang w:val="en-US" w:eastAsia="en-US"/>
              </w:rPr>
              <w:drawing>
                <wp:inline distT="0" distB="0" distL="0" distR="0">
                  <wp:extent cx="5209113" cy="2936801"/>
                  <wp:effectExtent l="19050" t="19050" r="10587" b="15949"/>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5211050" cy="2937893"/>
                          </a:xfrm>
                          <a:prstGeom prst="rect">
                            <a:avLst/>
                          </a:prstGeom>
                          <a:noFill/>
                          <a:ln w="19050">
                            <a:solidFill>
                              <a:srgbClr val="C00000"/>
                            </a:solidFill>
                            <a:miter lim="800000"/>
                            <a:headEnd/>
                            <a:tailEnd/>
                          </a:ln>
                        </pic:spPr>
                      </pic:pic>
                    </a:graphicData>
                  </a:graphic>
                </wp:inline>
              </w:drawing>
            </w:r>
          </w:p>
        </w:tc>
      </w:tr>
      <w:tr w:rsidR="003B67CD" w:rsidRPr="004830A4" w:rsidTr="002C30EC">
        <w:trPr>
          <w:trHeight w:val="541"/>
          <w:jc w:val="center"/>
        </w:trPr>
        <w:tc>
          <w:tcPr>
            <w:tcW w:w="3326" w:type="dxa"/>
            <w:shd w:val="clear" w:color="auto" w:fill="0070C0"/>
            <w:vAlign w:val="center"/>
          </w:tcPr>
          <w:p w:rsidR="003B67CD" w:rsidRPr="004830A4" w:rsidRDefault="003B67CD" w:rsidP="002C30EC">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1078" w:type="dxa"/>
            <w:gridSpan w:val="2"/>
            <w:vAlign w:val="center"/>
          </w:tcPr>
          <w:p w:rsidR="003B67CD" w:rsidRPr="00FC767C" w:rsidRDefault="003B67CD" w:rsidP="00F21B55">
            <w:pPr>
              <w:pStyle w:val="PwCNormal"/>
              <w:spacing w:after="0"/>
              <w:rPr>
                <w:rFonts w:ascii="Bookman Old Style" w:hAnsi="Bookman Old Style" w:cs="Times New Roman"/>
                <w:sz w:val="22"/>
              </w:rPr>
            </w:pPr>
            <w:r w:rsidRPr="00FC767C">
              <w:rPr>
                <w:rFonts w:ascii="Bookman Old Style" w:hAnsi="Bookman Old Style" w:cs="Times New Roman"/>
                <w:sz w:val="22"/>
              </w:rPr>
              <w:t>1. Never accept a filename and its extension directly without having a white-list filter.</w:t>
            </w:r>
          </w:p>
          <w:p w:rsidR="003B67CD" w:rsidRPr="00FC767C" w:rsidRDefault="003B67CD" w:rsidP="00F21B55">
            <w:pPr>
              <w:pStyle w:val="PwCNormal"/>
              <w:spacing w:after="0"/>
              <w:rPr>
                <w:rFonts w:ascii="Bookman Old Style" w:hAnsi="Bookman Old Style" w:cs="Times New Roman"/>
                <w:sz w:val="22"/>
              </w:rPr>
            </w:pPr>
            <w:r w:rsidRPr="00FC767C">
              <w:rPr>
                <w:rFonts w:ascii="Bookman Old Style" w:hAnsi="Bookman Old Style" w:cs="Times New Roman"/>
                <w:sz w:val="22"/>
              </w:rPr>
              <w:t>2. If there is no need to have Unicode characters, it is highly recommended to only accept alpha-numeric characters and only one dot as an input for the file name and the extension.</w:t>
            </w:r>
          </w:p>
          <w:p w:rsidR="003B67CD" w:rsidRPr="00FC767C" w:rsidRDefault="003B67CD" w:rsidP="00F21B55">
            <w:pPr>
              <w:pStyle w:val="PwCNormal"/>
              <w:spacing w:after="0"/>
              <w:rPr>
                <w:rFonts w:ascii="Bookman Old Style" w:hAnsi="Bookman Old Style" w:cs="Times New Roman"/>
                <w:sz w:val="22"/>
              </w:rPr>
            </w:pPr>
            <w:r w:rsidRPr="00FC767C">
              <w:rPr>
                <w:rFonts w:ascii="Bookman Old Style" w:hAnsi="Bookman Old Style" w:cs="Times New Roman"/>
                <w:sz w:val="22"/>
              </w:rPr>
              <w:t>3. Don't rely on client-side validation only.</w:t>
            </w:r>
          </w:p>
          <w:p w:rsidR="003B67CD" w:rsidRPr="00FC767C" w:rsidRDefault="003B67CD" w:rsidP="00F21B55">
            <w:pPr>
              <w:pStyle w:val="PwCNormal"/>
              <w:numPr>
                <w:ilvl w:val="0"/>
                <w:numId w:val="0"/>
              </w:numPr>
              <w:spacing w:after="0"/>
              <w:rPr>
                <w:rFonts w:ascii="Bookman Old Style" w:hAnsi="Bookman Old Style" w:cs="Times New Roman"/>
                <w:sz w:val="22"/>
              </w:rPr>
            </w:pPr>
            <w:r w:rsidRPr="00FC767C">
              <w:rPr>
                <w:rFonts w:ascii="Bookman Old Style" w:hAnsi="Bookman Old Style" w:cs="Times New Roman"/>
                <w:sz w:val="22"/>
              </w:rPr>
              <w:t>4. Uploaded directory should not have any "execute" permission.</w:t>
            </w:r>
          </w:p>
          <w:p w:rsidR="003B67CD" w:rsidRPr="00FC767C" w:rsidRDefault="003B67CD" w:rsidP="00F21B55">
            <w:pPr>
              <w:pStyle w:val="PwCNormal"/>
              <w:numPr>
                <w:ilvl w:val="0"/>
                <w:numId w:val="0"/>
              </w:numPr>
              <w:spacing w:after="0"/>
              <w:rPr>
                <w:rFonts w:ascii="Bookman Old Style" w:hAnsi="Bookman Old Style" w:cs="Times New Roman"/>
                <w:sz w:val="22"/>
              </w:rPr>
            </w:pPr>
            <w:r w:rsidRPr="00FC767C">
              <w:rPr>
                <w:rFonts w:ascii="Bookman Old Style" w:hAnsi="Bookman Old Style" w:cs="Times New Roman"/>
                <w:sz w:val="22"/>
              </w:rPr>
              <w:t xml:space="preserve">Reference: </w:t>
            </w:r>
          </w:p>
          <w:p w:rsidR="003B67CD" w:rsidRPr="004830A4" w:rsidRDefault="003B67CD" w:rsidP="00F21B55">
            <w:pPr>
              <w:pStyle w:val="PwCNormal"/>
              <w:spacing w:after="0"/>
              <w:rPr>
                <w:rFonts w:ascii="Bookman Old Style" w:hAnsi="Bookman Old Style" w:cs="Times New Roman"/>
                <w:sz w:val="22"/>
              </w:rPr>
            </w:pPr>
            <w:r w:rsidRPr="00FC767C">
              <w:rPr>
                <w:rFonts w:ascii="Bookman Old Style" w:hAnsi="Bookman Old Style" w:cs="Times New Roman"/>
                <w:sz w:val="22"/>
              </w:rPr>
              <w:t>https://www.owasp.org/index.php/Unrestricted_File_Upload</w:t>
            </w:r>
          </w:p>
        </w:tc>
      </w:tr>
      <w:tr w:rsidR="003B67CD" w:rsidRPr="004830A4" w:rsidTr="00783928">
        <w:trPr>
          <w:trHeight w:val="285"/>
          <w:jc w:val="center"/>
        </w:trPr>
        <w:tc>
          <w:tcPr>
            <w:tcW w:w="3326" w:type="dxa"/>
            <w:shd w:val="clear" w:color="auto" w:fill="0070C0"/>
            <w:vAlign w:val="center"/>
          </w:tcPr>
          <w:p w:rsidR="003B67CD" w:rsidRPr="004830A4" w:rsidRDefault="003B67CD" w:rsidP="002C30EC">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1078" w:type="dxa"/>
            <w:gridSpan w:val="2"/>
            <w:vAlign w:val="center"/>
          </w:tcPr>
          <w:p w:rsidR="003B67CD" w:rsidRPr="004830A4" w:rsidRDefault="003B67CD" w:rsidP="002C30EC">
            <w:pPr>
              <w:pStyle w:val="PwCNormal"/>
              <w:numPr>
                <w:ilvl w:val="0"/>
                <w:numId w:val="0"/>
              </w:numPr>
              <w:spacing w:after="0"/>
              <w:rPr>
                <w:rFonts w:ascii="Bookman Old Style" w:hAnsi="Bookman Old Style" w:cs="Times New Roman"/>
                <w:sz w:val="22"/>
                <w:highlight w:val="yellow"/>
              </w:rPr>
            </w:pPr>
          </w:p>
        </w:tc>
      </w:tr>
    </w:tbl>
    <w:p w:rsidR="00C85048" w:rsidRDefault="00C85048" w:rsidP="00B85631">
      <w:pPr>
        <w:pStyle w:val="PwCNormal"/>
        <w:numPr>
          <w:ilvl w:val="0"/>
          <w:numId w:val="0"/>
        </w:numPr>
        <w:spacing w:after="0"/>
        <w:rPr>
          <w:rFonts w:ascii="Bookman Old Style" w:hAnsi="Bookman Old Style" w:cs="Times New Roman"/>
        </w:rPr>
      </w:pPr>
    </w:p>
    <w:p w:rsidR="00783928" w:rsidRDefault="00783928" w:rsidP="00B85631">
      <w:pPr>
        <w:pStyle w:val="PwCNormal"/>
        <w:numPr>
          <w:ilvl w:val="0"/>
          <w:numId w:val="0"/>
        </w:numPr>
        <w:spacing w:after="0"/>
        <w:rPr>
          <w:rFonts w:ascii="Bookman Old Style" w:hAnsi="Bookman Old Style" w:cs="Times New Roman"/>
        </w:rPr>
      </w:pPr>
    </w:p>
    <w:tbl>
      <w:tblPr>
        <w:tblStyle w:val="TableGrid"/>
        <w:tblW w:w="0" w:type="auto"/>
        <w:jc w:val="center"/>
        <w:tblInd w:w="-550" w:type="dxa"/>
        <w:tblLook w:val="04A0"/>
      </w:tblPr>
      <w:tblGrid>
        <w:gridCol w:w="3326"/>
        <w:gridCol w:w="7092"/>
        <w:gridCol w:w="3986"/>
      </w:tblGrid>
      <w:tr w:rsidR="0050383D" w:rsidRPr="004830A4" w:rsidTr="002C30EC">
        <w:trPr>
          <w:trHeight w:val="584"/>
          <w:jc w:val="center"/>
        </w:trPr>
        <w:tc>
          <w:tcPr>
            <w:tcW w:w="3326" w:type="dxa"/>
            <w:shd w:val="clear" w:color="auto" w:fill="0070C0"/>
            <w:vAlign w:val="center"/>
          </w:tcPr>
          <w:p w:rsidR="0050383D" w:rsidRPr="004830A4" w:rsidRDefault="0050383D" w:rsidP="002C30EC">
            <w:pPr>
              <w:pStyle w:val="PwCNormal"/>
              <w:numPr>
                <w:ilvl w:val="0"/>
                <w:numId w:val="17"/>
              </w:numPr>
              <w:spacing w:after="0"/>
              <w:rPr>
                <w:rFonts w:ascii="Bookman Old Style" w:hAnsi="Bookman Old Style" w:cs="Times New Roman"/>
                <w:b/>
                <w:color w:val="FFFFFF" w:themeColor="background1"/>
                <w:sz w:val="22"/>
              </w:rPr>
            </w:pPr>
            <w:r w:rsidRPr="0050383D">
              <w:rPr>
                <w:rFonts w:ascii="Bookman Old Style" w:hAnsi="Bookman Old Style" w:cs="Times New Roman"/>
                <w:b/>
                <w:color w:val="FFFFFF" w:themeColor="background1"/>
                <w:sz w:val="22"/>
              </w:rPr>
              <w:t>No account lockout policy implemented</w:t>
            </w:r>
          </w:p>
        </w:tc>
        <w:tc>
          <w:tcPr>
            <w:tcW w:w="7092" w:type="dxa"/>
            <w:vAlign w:val="center"/>
          </w:tcPr>
          <w:p w:rsidR="0050383D" w:rsidRPr="004830A4" w:rsidRDefault="0050383D" w:rsidP="0052791B">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Medium</w:t>
            </w:r>
          </w:p>
        </w:tc>
        <w:tc>
          <w:tcPr>
            <w:tcW w:w="3986" w:type="dxa"/>
            <w:vAlign w:val="center"/>
          </w:tcPr>
          <w:p w:rsidR="0050383D" w:rsidRPr="0050383D" w:rsidRDefault="0050383D" w:rsidP="002E70B1">
            <w:pPr>
              <w:pStyle w:val="PwCNormal"/>
              <w:numPr>
                <w:ilvl w:val="0"/>
                <w:numId w:val="0"/>
              </w:numPr>
              <w:spacing w:after="0"/>
              <w:rPr>
                <w:rFonts w:ascii="Bookman Old Style" w:hAnsi="Bookman Old Style" w:cs="Times New Roman"/>
                <w:b/>
                <w:sz w:val="22"/>
              </w:rPr>
            </w:pPr>
            <w:r w:rsidRPr="0050383D">
              <w:rPr>
                <w:rFonts w:ascii="Bookman Old Style" w:hAnsi="Bookman Old Style" w:cs="Times New Roman"/>
                <w:b/>
                <w:sz w:val="22"/>
              </w:rPr>
              <w:t>Compliance status</w:t>
            </w:r>
            <w:r>
              <w:rPr>
                <w:rFonts w:ascii="Bookman Old Style" w:hAnsi="Bookman Old Style" w:cs="Times New Roman"/>
                <w:b/>
                <w:sz w:val="22"/>
              </w:rPr>
              <w:t xml:space="preserve"> : </w:t>
            </w:r>
            <w:r w:rsidR="00AC2600">
              <w:rPr>
                <w:rFonts w:ascii="Bookman Old Style" w:hAnsi="Bookman Old Style" w:cs="Times New Roman"/>
                <w:b/>
                <w:sz w:val="22"/>
              </w:rPr>
              <w:t>C</w:t>
            </w:r>
            <w:r w:rsidR="00AC2600">
              <w:rPr>
                <w:rFonts w:ascii="Bookman Old Style" w:hAnsi="Bookman Old Style" w:cs="Times New Roman"/>
                <w:sz w:val="22"/>
              </w:rPr>
              <w:t>losed &amp; Complied</w:t>
            </w:r>
          </w:p>
        </w:tc>
      </w:tr>
      <w:tr w:rsidR="0050383D" w:rsidRPr="004830A4" w:rsidTr="00783928">
        <w:trPr>
          <w:trHeight w:val="443"/>
          <w:jc w:val="center"/>
        </w:trPr>
        <w:tc>
          <w:tcPr>
            <w:tcW w:w="3326" w:type="dxa"/>
            <w:shd w:val="clear" w:color="auto" w:fill="0070C0"/>
            <w:vAlign w:val="center"/>
          </w:tcPr>
          <w:p w:rsidR="0050383D" w:rsidRPr="004830A4" w:rsidRDefault="0050383D" w:rsidP="002C30EC">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1078" w:type="dxa"/>
            <w:gridSpan w:val="2"/>
            <w:vAlign w:val="center"/>
          </w:tcPr>
          <w:p w:rsidR="0050383D" w:rsidRPr="004830A4" w:rsidRDefault="0050383D" w:rsidP="00DA341E">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The application does not implement account lockout policy for the multiple invalid login attempts made by the user. This allows an attacker to guess for the correct combination of credentials by trying in a random manner.</w:t>
            </w:r>
          </w:p>
        </w:tc>
      </w:tr>
      <w:tr w:rsidR="0050383D" w:rsidRPr="004830A4" w:rsidTr="00783928">
        <w:trPr>
          <w:trHeight w:val="279"/>
          <w:jc w:val="center"/>
        </w:trPr>
        <w:tc>
          <w:tcPr>
            <w:tcW w:w="3326" w:type="dxa"/>
            <w:shd w:val="clear" w:color="auto" w:fill="0070C0"/>
            <w:vAlign w:val="center"/>
          </w:tcPr>
          <w:p w:rsidR="0050383D" w:rsidRPr="004830A4" w:rsidRDefault="0050383D" w:rsidP="002C30EC">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1078" w:type="dxa"/>
            <w:gridSpan w:val="2"/>
            <w:vAlign w:val="center"/>
          </w:tcPr>
          <w:p w:rsidR="0050383D" w:rsidRDefault="0050383D" w:rsidP="002C30EC">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/Login</w:t>
            </w:r>
          </w:p>
          <w:p w:rsidR="0050383D" w:rsidRPr="00EC1559" w:rsidRDefault="0050383D" w:rsidP="002C30EC">
            <w:pPr>
              <w:pStyle w:val="PwCNormal"/>
              <w:numPr>
                <w:ilvl w:val="0"/>
                <w:numId w:val="0"/>
              </w:numPr>
              <w:spacing w:after="0"/>
              <w:rPr>
                <w:rFonts w:ascii="Bookman Old Style" w:hAnsi="Bookman Old Style" w:cs="Times New Roman"/>
                <w:sz w:val="22"/>
              </w:rPr>
            </w:pPr>
            <w:r w:rsidRPr="002E70B1">
              <w:rPr>
                <w:rFonts w:ascii="Bookman Old Style" w:hAnsi="Bookman Old Style" w:cs="Times New Roman"/>
                <w:sz w:val="22"/>
              </w:rPr>
              <w:t>/</w:t>
            </w:r>
            <w:proofErr w:type="spellStart"/>
            <w:r w:rsidRPr="002E70B1">
              <w:rPr>
                <w:rFonts w:ascii="Bookman Old Style" w:hAnsi="Bookman Old Style" w:cs="Times New Roman"/>
                <w:sz w:val="22"/>
              </w:rPr>
              <w:t>codesadmin</w:t>
            </w:r>
            <w:proofErr w:type="spellEnd"/>
            <w:r w:rsidRPr="002E70B1">
              <w:rPr>
                <w:rFonts w:ascii="Bookman Old Style" w:hAnsi="Bookman Old Style" w:cs="Times New Roman"/>
                <w:sz w:val="22"/>
              </w:rPr>
              <w:t>/Login.aspx</w:t>
            </w:r>
          </w:p>
        </w:tc>
      </w:tr>
      <w:tr w:rsidR="0050383D" w:rsidRPr="004830A4" w:rsidTr="002C30EC">
        <w:trPr>
          <w:trHeight w:val="584"/>
          <w:jc w:val="center"/>
        </w:trPr>
        <w:tc>
          <w:tcPr>
            <w:tcW w:w="3326" w:type="dxa"/>
            <w:shd w:val="clear" w:color="auto" w:fill="0070C0"/>
            <w:vAlign w:val="center"/>
          </w:tcPr>
          <w:p w:rsidR="0050383D" w:rsidRPr="004830A4" w:rsidRDefault="0050383D" w:rsidP="002C30EC">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1078" w:type="dxa"/>
            <w:gridSpan w:val="2"/>
            <w:vAlign w:val="center"/>
          </w:tcPr>
          <w:p w:rsidR="0050383D" w:rsidRPr="004830A4" w:rsidRDefault="0050383D" w:rsidP="002C30EC">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The attacker can perform the countless login attempts to find the right set of login credentials which should not happen.</w:t>
            </w:r>
          </w:p>
        </w:tc>
      </w:tr>
      <w:tr w:rsidR="0050383D" w:rsidRPr="004830A4" w:rsidTr="002C30EC">
        <w:trPr>
          <w:trHeight w:val="1125"/>
          <w:jc w:val="center"/>
        </w:trPr>
        <w:tc>
          <w:tcPr>
            <w:tcW w:w="14404" w:type="dxa"/>
            <w:gridSpan w:val="3"/>
            <w:vAlign w:val="center"/>
          </w:tcPr>
          <w:p w:rsidR="0050383D" w:rsidRPr="004830A4" w:rsidRDefault="0050383D" w:rsidP="002C30EC">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50383D" w:rsidRPr="004830A4" w:rsidRDefault="0050383D" w:rsidP="002C30EC">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lastRenderedPageBreak/>
              <w:drawing>
                <wp:inline distT="0" distB="0" distL="0" distR="0">
                  <wp:extent cx="5132487" cy="4361564"/>
                  <wp:effectExtent l="19050" t="19050" r="11013" b="19936"/>
                  <wp:docPr id="26" name="Picture 5" descr="F:\security res\Audit\AP Codes\UNSAFE SCREENSHOTS\account lo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ecurity res\Audit\AP Codes\UNSAFE SCREENSHOTS\account lockout.PNG"/>
                          <pic:cNvPicPr>
                            <a:picLocks noChangeAspect="1" noChangeArrowheads="1"/>
                          </pic:cNvPicPr>
                        </pic:nvPicPr>
                        <pic:blipFill>
                          <a:blip r:embed="rId15" cstate="print"/>
                          <a:srcRect/>
                          <a:stretch>
                            <a:fillRect/>
                          </a:stretch>
                        </pic:blipFill>
                        <pic:spPr bwMode="auto">
                          <a:xfrm>
                            <a:off x="0" y="0"/>
                            <a:ext cx="5127149" cy="4357028"/>
                          </a:xfrm>
                          <a:prstGeom prst="rect">
                            <a:avLst/>
                          </a:prstGeom>
                          <a:noFill/>
                          <a:ln w="19050">
                            <a:solidFill>
                              <a:srgbClr val="C00000"/>
                            </a:solidFill>
                            <a:miter lim="800000"/>
                            <a:headEnd/>
                            <a:tailEnd/>
                          </a:ln>
                        </pic:spPr>
                      </pic:pic>
                    </a:graphicData>
                  </a:graphic>
                </wp:inline>
              </w:drawing>
            </w:r>
          </w:p>
        </w:tc>
      </w:tr>
      <w:tr w:rsidR="0050383D" w:rsidRPr="004830A4" w:rsidTr="002C30EC">
        <w:trPr>
          <w:trHeight w:val="541"/>
          <w:jc w:val="center"/>
        </w:trPr>
        <w:tc>
          <w:tcPr>
            <w:tcW w:w="3326" w:type="dxa"/>
            <w:shd w:val="clear" w:color="auto" w:fill="0070C0"/>
            <w:vAlign w:val="center"/>
          </w:tcPr>
          <w:p w:rsidR="0050383D" w:rsidRPr="004830A4" w:rsidRDefault="0050383D" w:rsidP="002C30EC">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1078" w:type="dxa"/>
            <w:gridSpan w:val="2"/>
            <w:vAlign w:val="center"/>
          </w:tcPr>
          <w:p w:rsidR="0050383D" w:rsidRPr="00DA341E" w:rsidRDefault="0050383D" w:rsidP="00DA341E">
            <w:pPr>
              <w:pStyle w:val="PwCNormal"/>
              <w:numPr>
                <w:ilvl w:val="0"/>
                <w:numId w:val="0"/>
              </w:numPr>
              <w:spacing w:after="0"/>
              <w:rPr>
                <w:rFonts w:ascii="Bookman Old Style" w:hAnsi="Bookman Old Style" w:cs="Times New Roman"/>
                <w:sz w:val="22"/>
              </w:rPr>
            </w:pPr>
            <w:r w:rsidRPr="00DA341E">
              <w:rPr>
                <w:rFonts w:ascii="Bookman Old Style" w:hAnsi="Bookman Old Style" w:cs="Times New Roman"/>
                <w:sz w:val="22"/>
              </w:rPr>
              <w:t xml:space="preserve">It is recommended to perform the following: </w:t>
            </w:r>
          </w:p>
          <w:p w:rsidR="0050383D" w:rsidRPr="00DA341E" w:rsidRDefault="0050383D" w:rsidP="00F54275">
            <w:pPr>
              <w:pStyle w:val="PwCNormal"/>
              <w:numPr>
                <w:ilvl w:val="0"/>
                <w:numId w:val="32"/>
              </w:numPr>
              <w:spacing w:after="0"/>
              <w:rPr>
                <w:rFonts w:ascii="Bookman Old Style" w:hAnsi="Bookman Old Style" w:cs="Times New Roman"/>
                <w:sz w:val="22"/>
              </w:rPr>
            </w:pPr>
            <w:r w:rsidRPr="00DA341E">
              <w:rPr>
                <w:rFonts w:ascii="Bookman Old Style" w:hAnsi="Bookman Old Style" w:cs="Times New Roman"/>
                <w:sz w:val="22"/>
              </w:rPr>
              <w:t xml:space="preserve">Implement the tools such as the </w:t>
            </w:r>
            <w:proofErr w:type="spellStart"/>
            <w:r w:rsidRPr="00DA341E">
              <w:rPr>
                <w:rFonts w:ascii="Bookman Old Style" w:hAnsi="Bookman Old Style" w:cs="Times New Roman"/>
                <w:sz w:val="22"/>
              </w:rPr>
              <w:t>reCAPTCHA</w:t>
            </w:r>
            <w:proofErr w:type="spellEnd"/>
            <w:r w:rsidRPr="00DA341E">
              <w:rPr>
                <w:rFonts w:ascii="Bookman Old Style" w:hAnsi="Bookman Old Style" w:cs="Times New Roman"/>
                <w:sz w:val="22"/>
              </w:rPr>
              <w:t xml:space="preserve"> to prevent automated submissions.</w:t>
            </w:r>
          </w:p>
          <w:p w:rsidR="0050383D" w:rsidRPr="00DA341E" w:rsidRDefault="0050383D" w:rsidP="00F54275">
            <w:pPr>
              <w:pStyle w:val="PwCNormal"/>
              <w:numPr>
                <w:ilvl w:val="0"/>
                <w:numId w:val="32"/>
              </w:numPr>
              <w:spacing w:after="0"/>
              <w:rPr>
                <w:rFonts w:ascii="Bookman Old Style" w:hAnsi="Bookman Old Style" w:cs="Times New Roman"/>
                <w:sz w:val="22"/>
              </w:rPr>
            </w:pPr>
            <w:r w:rsidRPr="00DA341E">
              <w:rPr>
                <w:rFonts w:ascii="Bookman Old Style" w:hAnsi="Bookman Old Style" w:cs="Times New Roman"/>
                <w:sz w:val="22"/>
              </w:rPr>
              <w:t>Also use the lockout method to block after the certain number of requests made by the user.</w:t>
            </w:r>
          </w:p>
          <w:p w:rsidR="0050383D" w:rsidRPr="004830A4" w:rsidRDefault="0050383D" w:rsidP="00F54275">
            <w:pPr>
              <w:pStyle w:val="PwCNormal"/>
              <w:numPr>
                <w:ilvl w:val="0"/>
                <w:numId w:val="32"/>
              </w:numPr>
              <w:spacing w:after="0"/>
              <w:rPr>
                <w:rFonts w:ascii="Bookman Old Style" w:hAnsi="Bookman Old Style" w:cs="Times New Roman"/>
                <w:sz w:val="22"/>
              </w:rPr>
            </w:pPr>
            <w:r>
              <w:rPr>
                <w:rFonts w:ascii="Bookman Old Style" w:hAnsi="Bookman Old Style" w:cs="Times New Roman"/>
                <w:sz w:val="22"/>
              </w:rPr>
              <w:t>Block the requests from that IP address for sometime if you find multiple requests are made from it.</w:t>
            </w:r>
          </w:p>
        </w:tc>
      </w:tr>
      <w:tr w:rsidR="0050383D" w:rsidRPr="004830A4" w:rsidTr="002C30EC">
        <w:trPr>
          <w:trHeight w:val="584"/>
          <w:jc w:val="center"/>
        </w:trPr>
        <w:tc>
          <w:tcPr>
            <w:tcW w:w="3326" w:type="dxa"/>
            <w:shd w:val="clear" w:color="auto" w:fill="0070C0"/>
            <w:vAlign w:val="center"/>
          </w:tcPr>
          <w:p w:rsidR="0050383D" w:rsidRPr="004830A4" w:rsidRDefault="0050383D" w:rsidP="002C30EC">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1078" w:type="dxa"/>
            <w:gridSpan w:val="2"/>
            <w:vAlign w:val="center"/>
          </w:tcPr>
          <w:p w:rsidR="0050383D" w:rsidRPr="004830A4" w:rsidRDefault="0050383D" w:rsidP="002C30EC">
            <w:pPr>
              <w:pStyle w:val="PwCNormal"/>
              <w:numPr>
                <w:ilvl w:val="0"/>
                <w:numId w:val="0"/>
              </w:numPr>
              <w:spacing w:after="0"/>
              <w:rPr>
                <w:rFonts w:ascii="Bookman Old Style" w:hAnsi="Bookman Old Style" w:cs="Times New Roman"/>
                <w:sz w:val="22"/>
                <w:highlight w:val="yellow"/>
              </w:rPr>
            </w:pPr>
          </w:p>
        </w:tc>
      </w:tr>
    </w:tbl>
    <w:p w:rsidR="00FB2D29" w:rsidRPr="004830A4" w:rsidRDefault="00FB2D29" w:rsidP="00B85631">
      <w:pPr>
        <w:pStyle w:val="PwCNormal"/>
        <w:numPr>
          <w:ilvl w:val="0"/>
          <w:numId w:val="0"/>
        </w:numPr>
        <w:spacing w:after="0"/>
        <w:rPr>
          <w:rFonts w:ascii="Bookman Old Style" w:hAnsi="Bookman Old Style" w:cs="Times New Roman"/>
        </w:rPr>
      </w:pPr>
    </w:p>
    <w:tbl>
      <w:tblPr>
        <w:tblStyle w:val="TableGrid"/>
        <w:tblW w:w="0" w:type="auto"/>
        <w:jc w:val="center"/>
        <w:tblInd w:w="-213" w:type="dxa"/>
        <w:tblLook w:val="04A0"/>
      </w:tblPr>
      <w:tblGrid>
        <w:gridCol w:w="3183"/>
        <w:gridCol w:w="6898"/>
        <w:gridCol w:w="4379"/>
      </w:tblGrid>
      <w:tr w:rsidR="00DA08D8" w:rsidRPr="004830A4" w:rsidTr="006522A6">
        <w:trPr>
          <w:trHeight w:val="461"/>
          <w:jc w:val="center"/>
        </w:trPr>
        <w:tc>
          <w:tcPr>
            <w:tcW w:w="3183" w:type="dxa"/>
            <w:shd w:val="clear" w:color="auto" w:fill="0070C0"/>
            <w:vAlign w:val="center"/>
          </w:tcPr>
          <w:p w:rsidR="00DA08D8" w:rsidRPr="004830A4" w:rsidRDefault="00DA08D8" w:rsidP="00D74884">
            <w:pPr>
              <w:pStyle w:val="PwCNormal"/>
              <w:numPr>
                <w:ilvl w:val="0"/>
                <w:numId w:val="17"/>
              </w:numPr>
              <w:spacing w:after="0"/>
              <w:rPr>
                <w:rFonts w:ascii="Bookman Old Style" w:hAnsi="Bookman Old Style" w:cs="Times New Roman"/>
                <w:b/>
                <w:color w:val="FFFFFF" w:themeColor="background1"/>
                <w:sz w:val="22"/>
              </w:rPr>
            </w:pPr>
            <w:r w:rsidRPr="00AC2600">
              <w:rPr>
                <w:rFonts w:ascii="Bookman Old Style" w:hAnsi="Bookman Old Style" w:cs="Times New Roman"/>
                <w:b/>
                <w:color w:val="FFFFFF" w:themeColor="background1"/>
                <w:sz w:val="22"/>
              </w:rPr>
              <w:t>Technology / Version Disclosure</w:t>
            </w:r>
          </w:p>
        </w:tc>
        <w:tc>
          <w:tcPr>
            <w:tcW w:w="6898" w:type="dxa"/>
            <w:vAlign w:val="center"/>
          </w:tcPr>
          <w:p w:rsidR="00DA08D8" w:rsidRPr="00DD32DB" w:rsidRDefault="00DA08D8" w:rsidP="00B85631">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Risk Rating</w:t>
            </w:r>
            <w:r>
              <w:rPr>
                <w:rFonts w:ascii="Bookman Old Style" w:hAnsi="Bookman Old Style" w:cs="Times New Roman"/>
                <w:b/>
                <w:sz w:val="22"/>
              </w:rPr>
              <w:t xml:space="preserve"> : Medium</w:t>
            </w:r>
          </w:p>
        </w:tc>
        <w:tc>
          <w:tcPr>
            <w:tcW w:w="4379" w:type="dxa"/>
            <w:vAlign w:val="center"/>
          </w:tcPr>
          <w:p w:rsidR="00DA08D8" w:rsidRPr="0050383D" w:rsidRDefault="00DA08D8" w:rsidP="00172258">
            <w:pPr>
              <w:pStyle w:val="PwCNormal"/>
              <w:numPr>
                <w:ilvl w:val="0"/>
                <w:numId w:val="0"/>
              </w:numPr>
              <w:spacing w:after="0"/>
              <w:rPr>
                <w:rFonts w:ascii="Bookman Old Style" w:hAnsi="Bookman Old Style" w:cs="Times New Roman"/>
                <w:b/>
                <w:sz w:val="22"/>
              </w:rPr>
            </w:pPr>
            <w:r w:rsidRPr="0050383D">
              <w:rPr>
                <w:rFonts w:ascii="Bookman Old Style" w:hAnsi="Bookman Old Style" w:cs="Times New Roman"/>
                <w:b/>
                <w:sz w:val="22"/>
              </w:rPr>
              <w:t>Compliance status</w:t>
            </w:r>
            <w:r>
              <w:rPr>
                <w:rFonts w:ascii="Bookman Old Style" w:hAnsi="Bookman Old Style" w:cs="Times New Roman"/>
                <w:b/>
                <w:sz w:val="22"/>
              </w:rPr>
              <w:t xml:space="preserve"> : C</w:t>
            </w:r>
            <w:r>
              <w:rPr>
                <w:rFonts w:ascii="Bookman Old Style" w:hAnsi="Bookman Old Style" w:cs="Times New Roman"/>
                <w:sz w:val="22"/>
              </w:rPr>
              <w:t>losed &amp; Complied</w:t>
            </w:r>
          </w:p>
        </w:tc>
      </w:tr>
      <w:tr w:rsidR="00863BA5" w:rsidRPr="004830A4" w:rsidTr="00545547">
        <w:trPr>
          <w:trHeight w:val="541"/>
          <w:jc w:val="center"/>
        </w:trPr>
        <w:tc>
          <w:tcPr>
            <w:tcW w:w="3183" w:type="dxa"/>
            <w:shd w:val="clear" w:color="auto" w:fill="0070C0"/>
            <w:vAlign w:val="center"/>
          </w:tcPr>
          <w:p w:rsidR="00863BA5" w:rsidRPr="004830A4" w:rsidRDefault="00863BA5" w:rsidP="00B85631">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1277" w:type="dxa"/>
            <w:gridSpan w:val="2"/>
            <w:vAlign w:val="center"/>
          </w:tcPr>
          <w:p w:rsidR="00863BA5" w:rsidRPr="004830A4" w:rsidRDefault="0047144D" w:rsidP="00B85631">
            <w:pPr>
              <w:pStyle w:val="PwCNormal"/>
              <w:numPr>
                <w:ilvl w:val="0"/>
                <w:numId w:val="0"/>
              </w:numPr>
              <w:spacing w:after="0"/>
              <w:rPr>
                <w:rFonts w:ascii="Bookman Old Style" w:hAnsi="Bookman Old Style" w:cs="Times New Roman"/>
                <w:sz w:val="22"/>
              </w:rPr>
            </w:pPr>
            <w:r w:rsidRPr="00A15D6C">
              <w:rPr>
                <w:rFonts w:ascii="Bookman Old Style" w:hAnsi="Bookman Old Style" w:cs="Times New Roman"/>
                <w:sz w:val="22"/>
              </w:rPr>
              <w:t xml:space="preserve">The </w:t>
            </w:r>
            <w:r>
              <w:rPr>
                <w:rFonts w:ascii="Bookman Old Style" w:hAnsi="Bookman Old Style" w:cs="Times New Roman"/>
                <w:sz w:val="22"/>
              </w:rPr>
              <w:t>application includes the headers Server and X-Powered-By in the response that reveals the server and the application version details.</w:t>
            </w:r>
          </w:p>
        </w:tc>
      </w:tr>
      <w:tr w:rsidR="00863BA5" w:rsidRPr="004830A4" w:rsidTr="00E01BCC">
        <w:trPr>
          <w:trHeight w:val="341"/>
          <w:jc w:val="center"/>
        </w:trPr>
        <w:tc>
          <w:tcPr>
            <w:tcW w:w="3183" w:type="dxa"/>
            <w:shd w:val="clear" w:color="auto" w:fill="0070C0"/>
            <w:vAlign w:val="center"/>
          </w:tcPr>
          <w:p w:rsidR="00863BA5" w:rsidRPr="004830A4" w:rsidRDefault="00863BA5" w:rsidP="00B85631">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1277" w:type="dxa"/>
            <w:gridSpan w:val="2"/>
            <w:vAlign w:val="center"/>
          </w:tcPr>
          <w:p w:rsidR="00863BA5" w:rsidRPr="00DD32DB" w:rsidRDefault="00DD32DB" w:rsidP="00DD32DB">
            <w:pPr>
              <w:pStyle w:val="PwCNormal"/>
              <w:numPr>
                <w:ilvl w:val="0"/>
                <w:numId w:val="0"/>
              </w:numPr>
              <w:spacing w:after="0"/>
              <w:rPr>
                <w:rFonts w:ascii="Bookman Old Style" w:hAnsi="Bookman Old Style" w:cs="Times New Roman"/>
                <w:sz w:val="22"/>
              </w:rPr>
            </w:pPr>
            <w:r w:rsidRPr="00DD32DB">
              <w:rPr>
                <w:rFonts w:ascii="Bookman Old Style" w:hAnsi="Bookman Old Style" w:cs="Times New Roman"/>
                <w:sz w:val="22"/>
              </w:rPr>
              <w:t>/ (web</w:t>
            </w:r>
            <w:r w:rsidR="008E7648">
              <w:rPr>
                <w:rFonts w:ascii="Bookman Old Style" w:hAnsi="Bookman Old Style" w:cs="Times New Roman"/>
                <w:sz w:val="22"/>
              </w:rPr>
              <w:t xml:space="preserve"> </w:t>
            </w:r>
            <w:r w:rsidRPr="00DD32DB">
              <w:rPr>
                <w:rFonts w:ascii="Bookman Old Style" w:hAnsi="Bookman Old Style" w:cs="Times New Roman"/>
                <w:sz w:val="22"/>
              </w:rPr>
              <w:t>server)</w:t>
            </w:r>
          </w:p>
        </w:tc>
      </w:tr>
      <w:tr w:rsidR="00E01BCC" w:rsidRPr="004830A4" w:rsidTr="00545547">
        <w:trPr>
          <w:trHeight w:val="584"/>
          <w:jc w:val="center"/>
        </w:trPr>
        <w:tc>
          <w:tcPr>
            <w:tcW w:w="3183" w:type="dxa"/>
            <w:shd w:val="clear" w:color="auto" w:fill="0070C0"/>
            <w:vAlign w:val="center"/>
          </w:tcPr>
          <w:p w:rsidR="00E01BCC" w:rsidRPr="004830A4" w:rsidRDefault="00E01BCC" w:rsidP="00B85631">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1277" w:type="dxa"/>
            <w:gridSpan w:val="2"/>
            <w:vAlign w:val="center"/>
          </w:tcPr>
          <w:p w:rsidR="00E01BCC" w:rsidRPr="004830A4" w:rsidRDefault="00E01BCC" w:rsidP="002C30EC">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 xml:space="preserve">An attacker makes use of this information to launch focused attacks based on the public exploits available for these versions.  </w:t>
            </w:r>
          </w:p>
        </w:tc>
      </w:tr>
      <w:tr w:rsidR="0047144D" w:rsidRPr="004830A4" w:rsidTr="00545547">
        <w:trPr>
          <w:trHeight w:val="4879"/>
          <w:jc w:val="center"/>
        </w:trPr>
        <w:tc>
          <w:tcPr>
            <w:tcW w:w="14460" w:type="dxa"/>
            <w:gridSpan w:val="3"/>
            <w:vAlign w:val="center"/>
          </w:tcPr>
          <w:p w:rsidR="0047144D" w:rsidRPr="004830A4" w:rsidRDefault="0047144D" w:rsidP="00B85631">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47144D" w:rsidRPr="004830A4" w:rsidRDefault="00752A0C" w:rsidP="00DD32DB">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pict>
                <v:rect id="_x0000_s1030" style="position:absolute;left:0;text-align:left;margin-left:419.95pt;margin-top:68.6pt;width:119.95pt;height:31.25pt;z-index:251663360" filled="f" strokecolor="red" strokeweight="1.5pt"/>
              </w:pict>
            </w:r>
            <w:r w:rsidR="0047144D">
              <w:rPr>
                <w:rFonts w:ascii="Bookman Old Style" w:hAnsi="Bookman Old Style" w:cs="Times New Roman"/>
                <w:noProof/>
                <w:snapToGrid/>
                <w:sz w:val="22"/>
                <w:lang w:val="en-US" w:eastAsia="en-US"/>
              </w:rPr>
              <w:drawing>
                <wp:inline distT="0" distB="0" distL="0" distR="0">
                  <wp:extent cx="6668829" cy="2739937"/>
                  <wp:effectExtent l="19050" t="19050" r="17721" b="22313"/>
                  <wp:docPr id="8" name="Picture 1" descr="F:\security res\Audit\AP Codes\UNSAFE SCREENSHOTS\Version disclo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ecurity res\Audit\AP Codes\UNSAFE SCREENSHOTS\Version disclosure.PNG"/>
                          <pic:cNvPicPr>
                            <a:picLocks noChangeAspect="1" noChangeArrowheads="1"/>
                          </pic:cNvPicPr>
                        </pic:nvPicPr>
                        <pic:blipFill>
                          <a:blip r:embed="rId16" cstate="print"/>
                          <a:srcRect/>
                          <a:stretch>
                            <a:fillRect/>
                          </a:stretch>
                        </pic:blipFill>
                        <pic:spPr bwMode="auto">
                          <a:xfrm>
                            <a:off x="0" y="0"/>
                            <a:ext cx="6670539" cy="2740640"/>
                          </a:xfrm>
                          <a:prstGeom prst="rect">
                            <a:avLst/>
                          </a:prstGeom>
                          <a:noFill/>
                          <a:ln w="19050">
                            <a:solidFill>
                              <a:srgbClr val="C00000"/>
                            </a:solidFill>
                            <a:miter lim="800000"/>
                            <a:headEnd/>
                            <a:tailEnd/>
                          </a:ln>
                        </pic:spPr>
                      </pic:pic>
                    </a:graphicData>
                  </a:graphic>
                </wp:inline>
              </w:drawing>
            </w:r>
          </w:p>
        </w:tc>
      </w:tr>
      <w:tr w:rsidR="0047144D" w:rsidRPr="004830A4" w:rsidTr="00545547">
        <w:trPr>
          <w:trHeight w:val="541"/>
          <w:jc w:val="center"/>
        </w:trPr>
        <w:tc>
          <w:tcPr>
            <w:tcW w:w="3183" w:type="dxa"/>
            <w:shd w:val="clear" w:color="auto" w:fill="0070C0"/>
            <w:vAlign w:val="center"/>
          </w:tcPr>
          <w:p w:rsidR="0047144D" w:rsidRPr="004830A4" w:rsidRDefault="0047144D" w:rsidP="00B85631">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t>Recommendation</w:t>
            </w:r>
          </w:p>
        </w:tc>
        <w:tc>
          <w:tcPr>
            <w:tcW w:w="11277" w:type="dxa"/>
            <w:gridSpan w:val="2"/>
            <w:vAlign w:val="center"/>
          </w:tcPr>
          <w:p w:rsidR="0047144D" w:rsidRPr="004830A4" w:rsidRDefault="00E01BCC" w:rsidP="00A7131C">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 xml:space="preserve">Remove these headers from the response messages by editing the web server configuration file and make sure that the technology /version number being used is not disclosed in any manner. </w:t>
            </w:r>
          </w:p>
        </w:tc>
      </w:tr>
      <w:tr w:rsidR="0047144D" w:rsidRPr="004830A4" w:rsidTr="00545547">
        <w:trPr>
          <w:trHeight w:val="584"/>
          <w:jc w:val="center"/>
        </w:trPr>
        <w:tc>
          <w:tcPr>
            <w:tcW w:w="3183" w:type="dxa"/>
            <w:shd w:val="clear" w:color="auto" w:fill="0070C0"/>
            <w:vAlign w:val="center"/>
          </w:tcPr>
          <w:p w:rsidR="0047144D" w:rsidRPr="004830A4" w:rsidRDefault="0047144D" w:rsidP="00B85631">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1277" w:type="dxa"/>
            <w:gridSpan w:val="2"/>
            <w:vAlign w:val="center"/>
          </w:tcPr>
          <w:p w:rsidR="0047144D" w:rsidRPr="004830A4" w:rsidRDefault="0047144D" w:rsidP="00B85631">
            <w:pPr>
              <w:pStyle w:val="PwCNormal"/>
              <w:numPr>
                <w:ilvl w:val="0"/>
                <w:numId w:val="0"/>
              </w:numPr>
              <w:spacing w:after="0"/>
              <w:rPr>
                <w:rFonts w:ascii="Bookman Old Style" w:hAnsi="Bookman Old Style" w:cs="Times New Roman"/>
                <w:sz w:val="22"/>
                <w:highlight w:val="yellow"/>
              </w:rPr>
            </w:pPr>
          </w:p>
        </w:tc>
      </w:tr>
    </w:tbl>
    <w:p w:rsidR="00D700DC" w:rsidRDefault="00D700DC" w:rsidP="00B85631">
      <w:pPr>
        <w:pStyle w:val="PwCNormal"/>
        <w:numPr>
          <w:ilvl w:val="0"/>
          <w:numId w:val="0"/>
        </w:numPr>
        <w:spacing w:after="0"/>
        <w:rPr>
          <w:rFonts w:ascii="Bookman Old Style" w:hAnsi="Bookman Old Style" w:cs="Times New Roman"/>
        </w:rPr>
      </w:pPr>
    </w:p>
    <w:tbl>
      <w:tblPr>
        <w:tblStyle w:val="TableGrid"/>
        <w:tblW w:w="0" w:type="auto"/>
        <w:jc w:val="center"/>
        <w:tblInd w:w="-522" w:type="dxa"/>
        <w:tblLook w:val="04A0"/>
      </w:tblPr>
      <w:tblGrid>
        <w:gridCol w:w="3197"/>
        <w:gridCol w:w="6521"/>
        <w:gridCol w:w="4765"/>
      </w:tblGrid>
      <w:tr w:rsidR="00DA08D8" w:rsidRPr="004830A4" w:rsidTr="0050383D">
        <w:trPr>
          <w:trHeight w:val="584"/>
          <w:jc w:val="center"/>
        </w:trPr>
        <w:tc>
          <w:tcPr>
            <w:tcW w:w="3197" w:type="dxa"/>
            <w:shd w:val="clear" w:color="auto" w:fill="0070C0"/>
            <w:vAlign w:val="center"/>
          </w:tcPr>
          <w:p w:rsidR="00DA08D8" w:rsidRPr="004830A4" w:rsidRDefault="00DA08D8" w:rsidP="00545547">
            <w:pPr>
              <w:pStyle w:val="PwCNormal"/>
              <w:numPr>
                <w:ilvl w:val="0"/>
                <w:numId w:val="17"/>
              </w:numPr>
              <w:spacing w:after="0"/>
              <w:rPr>
                <w:rFonts w:ascii="Bookman Old Style" w:hAnsi="Bookman Old Style" w:cs="Times New Roman"/>
                <w:b/>
                <w:color w:val="FFFFFF" w:themeColor="background1"/>
                <w:sz w:val="22"/>
              </w:rPr>
            </w:pPr>
            <w:r w:rsidRPr="0050383D">
              <w:rPr>
                <w:rFonts w:ascii="Bookman Old Style" w:hAnsi="Bookman Old Style" w:cs="Times New Roman"/>
                <w:b/>
                <w:color w:val="FFFFFF" w:themeColor="background1"/>
                <w:sz w:val="22"/>
              </w:rPr>
              <w:lastRenderedPageBreak/>
              <w:t>HTTP vulnerable method enabled</w:t>
            </w:r>
          </w:p>
        </w:tc>
        <w:tc>
          <w:tcPr>
            <w:tcW w:w="6521" w:type="dxa"/>
            <w:vAlign w:val="center"/>
          </w:tcPr>
          <w:p w:rsidR="00DA08D8" w:rsidRPr="004830A4" w:rsidRDefault="00DA08D8" w:rsidP="0052791B">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Low</w:t>
            </w:r>
          </w:p>
        </w:tc>
        <w:tc>
          <w:tcPr>
            <w:tcW w:w="4765" w:type="dxa"/>
            <w:vAlign w:val="center"/>
          </w:tcPr>
          <w:p w:rsidR="00DA08D8" w:rsidRPr="0050383D" w:rsidRDefault="00DA08D8" w:rsidP="00172258">
            <w:pPr>
              <w:pStyle w:val="PwCNormal"/>
              <w:numPr>
                <w:ilvl w:val="0"/>
                <w:numId w:val="0"/>
              </w:numPr>
              <w:spacing w:after="0"/>
              <w:rPr>
                <w:rFonts w:ascii="Bookman Old Style" w:hAnsi="Bookman Old Style" w:cs="Times New Roman"/>
                <w:b/>
                <w:sz w:val="22"/>
              </w:rPr>
            </w:pPr>
            <w:r w:rsidRPr="0050383D">
              <w:rPr>
                <w:rFonts w:ascii="Bookman Old Style" w:hAnsi="Bookman Old Style" w:cs="Times New Roman"/>
                <w:b/>
                <w:sz w:val="22"/>
              </w:rPr>
              <w:t>Compliance status</w:t>
            </w:r>
            <w:r>
              <w:rPr>
                <w:rFonts w:ascii="Bookman Old Style" w:hAnsi="Bookman Old Style" w:cs="Times New Roman"/>
                <w:b/>
                <w:sz w:val="22"/>
              </w:rPr>
              <w:t xml:space="preserve"> : C</w:t>
            </w:r>
            <w:r>
              <w:rPr>
                <w:rFonts w:ascii="Bookman Old Style" w:hAnsi="Bookman Old Style" w:cs="Times New Roman"/>
                <w:sz w:val="22"/>
              </w:rPr>
              <w:t>losed &amp; Complied</w:t>
            </w:r>
          </w:p>
        </w:tc>
      </w:tr>
      <w:tr w:rsidR="0050383D" w:rsidRPr="004830A4" w:rsidTr="007A179A">
        <w:trPr>
          <w:trHeight w:val="541"/>
          <w:jc w:val="center"/>
        </w:trPr>
        <w:tc>
          <w:tcPr>
            <w:tcW w:w="3197" w:type="dxa"/>
            <w:shd w:val="clear" w:color="auto" w:fill="0070C0"/>
            <w:vAlign w:val="center"/>
          </w:tcPr>
          <w:p w:rsidR="0050383D" w:rsidRPr="004830A4" w:rsidRDefault="0050383D" w:rsidP="0054554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1286" w:type="dxa"/>
            <w:gridSpan w:val="2"/>
            <w:vAlign w:val="center"/>
          </w:tcPr>
          <w:p w:rsidR="0050383D" w:rsidRDefault="0050383D" w:rsidP="002C30EC">
            <w:pPr>
              <w:pStyle w:val="PwCNormal"/>
              <w:numPr>
                <w:ilvl w:val="0"/>
                <w:numId w:val="0"/>
              </w:numPr>
              <w:spacing w:after="0"/>
              <w:jc w:val="both"/>
              <w:rPr>
                <w:rFonts w:ascii="Bookman Old Style" w:hAnsi="Bookman Old Style" w:cs="Times New Roman"/>
                <w:sz w:val="22"/>
              </w:rPr>
            </w:pPr>
            <w:r>
              <w:rPr>
                <w:rFonts w:ascii="Bookman Old Style" w:hAnsi="Bookman Old Style" w:cs="Times New Roman"/>
                <w:sz w:val="22"/>
              </w:rPr>
              <w:t xml:space="preserve">Vulnerable HTTP </w:t>
            </w:r>
            <w:r w:rsidRPr="00FC767C">
              <w:rPr>
                <w:rFonts w:ascii="Bookman Old Style" w:hAnsi="Bookman Old Style" w:cs="Times New Roman"/>
                <w:sz w:val="22"/>
              </w:rPr>
              <w:t>method is enabled on this web server. The OPTIONS method provides a list of the methods that are supported by the web server, it represents a request for information about the communication options available on the request/response chain identified by the Request-URI</w:t>
            </w:r>
          </w:p>
          <w:p w:rsidR="0050383D" w:rsidRPr="004830A4" w:rsidRDefault="0050383D" w:rsidP="002C30EC">
            <w:pPr>
              <w:pStyle w:val="PwCNormal"/>
              <w:numPr>
                <w:ilvl w:val="0"/>
                <w:numId w:val="0"/>
              </w:numPr>
              <w:spacing w:after="0"/>
              <w:rPr>
                <w:rFonts w:ascii="Bookman Old Style" w:hAnsi="Bookman Old Style" w:cs="Times New Roman"/>
                <w:sz w:val="22"/>
              </w:rPr>
            </w:pPr>
            <w:r w:rsidRPr="00F07445">
              <w:rPr>
                <w:rFonts w:ascii="Bookman Old Style" w:hAnsi="Bookman Old Style" w:cs="Times New Roman"/>
                <w:sz w:val="22"/>
              </w:rPr>
              <w:t xml:space="preserve">TRACE </w:t>
            </w:r>
            <w:r>
              <w:rPr>
                <w:rFonts w:ascii="Bookman Old Style" w:hAnsi="Bookman Old Style" w:cs="Times New Roman"/>
                <w:sz w:val="22"/>
              </w:rPr>
              <w:t>is method</w:t>
            </w:r>
            <w:r w:rsidRPr="00F07445">
              <w:rPr>
                <w:rFonts w:ascii="Bookman Old Style" w:hAnsi="Bookman Old Style" w:cs="Times New Roman"/>
                <w:sz w:val="22"/>
              </w:rPr>
              <w:t xml:space="preserve"> which can be used for debugging purposes</w:t>
            </w:r>
            <w:r>
              <w:rPr>
                <w:rFonts w:ascii="Bookman Old Style" w:hAnsi="Bookman Old Style" w:cs="Times New Roman"/>
                <w:sz w:val="22"/>
              </w:rPr>
              <w:t xml:space="preserve"> should be disabled</w:t>
            </w:r>
            <w:r w:rsidRPr="00F07445">
              <w:rPr>
                <w:rFonts w:ascii="Bookman Old Style" w:hAnsi="Bookman Old Style" w:cs="Times New Roman"/>
                <w:sz w:val="22"/>
              </w:rPr>
              <w:t>.</w:t>
            </w:r>
          </w:p>
        </w:tc>
      </w:tr>
      <w:tr w:rsidR="0050383D" w:rsidRPr="004830A4" w:rsidTr="007A179A">
        <w:trPr>
          <w:trHeight w:val="541"/>
          <w:jc w:val="center"/>
        </w:trPr>
        <w:tc>
          <w:tcPr>
            <w:tcW w:w="3197" w:type="dxa"/>
            <w:shd w:val="clear" w:color="auto" w:fill="0070C0"/>
            <w:vAlign w:val="center"/>
          </w:tcPr>
          <w:p w:rsidR="0050383D" w:rsidRPr="004830A4" w:rsidRDefault="0050383D" w:rsidP="0054554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1286" w:type="dxa"/>
            <w:gridSpan w:val="2"/>
            <w:vAlign w:val="center"/>
          </w:tcPr>
          <w:p w:rsidR="0050383D" w:rsidRPr="00D01658" w:rsidRDefault="0050383D" w:rsidP="002C30EC">
            <w:pPr>
              <w:pStyle w:val="PwCNormal"/>
              <w:numPr>
                <w:ilvl w:val="0"/>
                <w:numId w:val="0"/>
              </w:numPr>
              <w:spacing w:after="0"/>
              <w:jc w:val="both"/>
              <w:rPr>
                <w:rFonts w:ascii="Bookman Old Style" w:hAnsi="Bookman Old Style" w:cs="Times New Roman"/>
                <w:sz w:val="22"/>
              </w:rPr>
            </w:pPr>
            <w:r w:rsidRPr="00D01658">
              <w:rPr>
                <w:rFonts w:ascii="Bookman Old Style" w:hAnsi="Bookman Old Style" w:cs="Times New Roman"/>
                <w:sz w:val="22"/>
              </w:rPr>
              <w:t>/</w:t>
            </w:r>
            <w:r>
              <w:rPr>
                <w:rFonts w:ascii="Bookman Old Style" w:hAnsi="Bookman Old Style" w:cs="Times New Roman"/>
                <w:sz w:val="22"/>
              </w:rPr>
              <w:t>(web server)</w:t>
            </w:r>
          </w:p>
        </w:tc>
      </w:tr>
      <w:tr w:rsidR="0050383D" w:rsidRPr="004830A4" w:rsidTr="007A179A">
        <w:trPr>
          <w:trHeight w:val="584"/>
          <w:jc w:val="center"/>
        </w:trPr>
        <w:tc>
          <w:tcPr>
            <w:tcW w:w="3197" w:type="dxa"/>
            <w:shd w:val="clear" w:color="auto" w:fill="0070C0"/>
            <w:vAlign w:val="center"/>
          </w:tcPr>
          <w:p w:rsidR="0050383D" w:rsidRPr="004830A4" w:rsidRDefault="0050383D" w:rsidP="0054554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1286" w:type="dxa"/>
            <w:gridSpan w:val="2"/>
            <w:vAlign w:val="center"/>
          </w:tcPr>
          <w:p w:rsidR="0050383D" w:rsidRPr="004830A4" w:rsidRDefault="0050383D" w:rsidP="002C30EC">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The TRACE method</w:t>
            </w:r>
            <w:r w:rsidRPr="00F07445">
              <w:rPr>
                <w:rFonts w:ascii="Bookman Old Style" w:hAnsi="Bookman Old Style" w:cs="Times New Roman"/>
                <w:sz w:val="22"/>
              </w:rPr>
              <w:t xml:space="preserve"> repeats the content of a request, and an attacker could steal credentials by using a client-side attack.</w:t>
            </w:r>
          </w:p>
        </w:tc>
      </w:tr>
      <w:tr w:rsidR="0050383D" w:rsidRPr="004830A4" w:rsidTr="00545547">
        <w:trPr>
          <w:trHeight w:val="4804"/>
          <w:jc w:val="center"/>
        </w:trPr>
        <w:tc>
          <w:tcPr>
            <w:tcW w:w="14483" w:type="dxa"/>
            <w:gridSpan w:val="3"/>
            <w:vAlign w:val="center"/>
          </w:tcPr>
          <w:p w:rsidR="0050383D" w:rsidRPr="004830A4" w:rsidRDefault="0050383D" w:rsidP="00545547">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50383D" w:rsidRPr="004830A4" w:rsidRDefault="00752A0C" w:rsidP="00DD32DB">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pict>
                <v:rect id="_x0000_s1042" style="position:absolute;left:0;text-align:left;margin-left:425.2pt;margin-top:49.3pt;width:175.8pt;height:13.4pt;z-index:251680768" filled="f" strokecolor="red" strokeweight="1.5pt"/>
              </w:pict>
            </w:r>
            <w:r w:rsidR="0050383D">
              <w:rPr>
                <w:rFonts w:ascii="Bookman Old Style" w:hAnsi="Bookman Old Style" w:cs="Times New Roman"/>
                <w:noProof/>
                <w:snapToGrid/>
                <w:sz w:val="22"/>
                <w:lang w:val="en-US" w:eastAsia="en-US"/>
              </w:rPr>
              <w:drawing>
                <wp:inline distT="0" distB="0" distL="0" distR="0">
                  <wp:extent cx="7030337" cy="2768481"/>
                  <wp:effectExtent l="19050" t="19050" r="18163" b="12819"/>
                  <wp:docPr id="25" name="Picture 3" descr="F:\security res\Audit\AP Codes\UNSAFE SCREENSHOTS\Options en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ecurity res\Audit\AP Codes\UNSAFE SCREENSHOTS\Options enabled.PNG"/>
                          <pic:cNvPicPr>
                            <a:picLocks noChangeAspect="1" noChangeArrowheads="1"/>
                          </pic:cNvPicPr>
                        </pic:nvPicPr>
                        <pic:blipFill>
                          <a:blip r:embed="rId17" cstate="print"/>
                          <a:srcRect/>
                          <a:stretch>
                            <a:fillRect/>
                          </a:stretch>
                        </pic:blipFill>
                        <pic:spPr bwMode="auto">
                          <a:xfrm>
                            <a:off x="0" y="0"/>
                            <a:ext cx="7030513" cy="2768550"/>
                          </a:xfrm>
                          <a:prstGeom prst="rect">
                            <a:avLst/>
                          </a:prstGeom>
                          <a:noFill/>
                          <a:ln w="19050">
                            <a:solidFill>
                              <a:srgbClr val="C00000"/>
                            </a:solidFill>
                            <a:miter lim="800000"/>
                            <a:headEnd/>
                            <a:tailEnd/>
                          </a:ln>
                        </pic:spPr>
                      </pic:pic>
                    </a:graphicData>
                  </a:graphic>
                </wp:inline>
              </w:drawing>
            </w:r>
          </w:p>
        </w:tc>
      </w:tr>
      <w:tr w:rsidR="0050383D" w:rsidRPr="004830A4" w:rsidTr="007A179A">
        <w:trPr>
          <w:trHeight w:val="541"/>
          <w:jc w:val="center"/>
        </w:trPr>
        <w:tc>
          <w:tcPr>
            <w:tcW w:w="3197" w:type="dxa"/>
            <w:shd w:val="clear" w:color="auto" w:fill="0070C0"/>
            <w:vAlign w:val="center"/>
          </w:tcPr>
          <w:p w:rsidR="0050383D" w:rsidRPr="004830A4" w:rsidRDefault="0050383D" w:rsidP="00545547">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t>Recommendation</w:t>
            </w:r>
          </w:p>
        </w:tc>
        <w:tc>
          <w:tcPr>
            <w:tcW w:w="11286" w:type="dxa"/>
            <w:gridSpan w:val="2"/>
            <w:vAlign w:val="center"/>
          </w:tcPr>
          <w:p w:rsidR="0050383D" w:rsidRPr="004830A4" w:rsidRDefault="0050383D" w:rsidP="002C30EC">
            <w:pPr>
              <w:pStyle w:val="PwCNormal"/>
              <w:numPr>
                <w:ilvl w:val="0"/>
                <w:numId w:val="0"/>
              </w:numPr>
              <w:spacing w:after="0"/>
              <w:rPr>
                <w:rFonts w:ascii="Bookman Old Style" w:hAnsi="Bookman Old Style" w:cs="Times New Roman"/>
                <w:sz w:val="22"/>
              </w:rPr>
            </w:pPr>
            <w:r w:rsidRPr="00FC767C">
              <w:rPr>
                <w:rFonts w:ascii="Bookman Old Style" w:hAnsi="Bookman Old Style" w:cs="Times New Roman"/>
                <w:sz w:val="22"/>
              </w:rPr>
              <w:t xml:space="preserve">It's recommended to disable </w:t>
            </w:r>
            <w:r>
              <w:rPr>
                <w:rFonts w:ascii="Bookman Old Style" w:hAnsi="Bookman Old Style" w:cs="Times New Roman"/>
                <w:sz w:val="22"/>
              </w:rPr>
              <w:t xml:space="preserve">TRACE </w:t>
            </w:r>
            <w:r w:rsidRPr="00FC767C">
              <w:rPr>
                <w:rFonts w:ascii="Bookman Old Style" w:hAnsi="Bookman Old Style" w:cs="Times New Roman"/>
                <w:sz w:val="22"/>
              </w:rPr>
              <w:t>Method on the web server</w:t>
            </w:r>
            <w:r>
              <w:rPr>
                <w:rFonts w:ascii="Bookman Old Style" w:hAnsi="Bookman Old Style" w:cs="Times New Roman"/>
                <w:sz w:val="22"/>
              </w:rPr>
              <w:t xml:space="preserve"> from the </w:t>
            </w:r>
            <w:proofErr w:type="spellStart"/>
            <w:r>
              <w:rPr>
                <w:rFonts w:ascii="Bookman Old Style" w:hAnsi="Bookman Old Style" w:cs="Times New Roman"/>
                <w:sz w:val="22"/>
              </w:rPr>
              <w:t>config</w:t>
            </w:r>
            <w:proofErr w:type="spellEnd"/>
            <w:r>
              <w:rPr>
                <w:rFonts w:ascii="Bookman Old Style" w:hAnsi="Bookman Old Style" w:cs="Times New Roman"/>
                <w:sz w:val="22"/>
              </w:rPr>
              <w:t xml:space="preserve"> file.</w:t>
            </w:r>
          </w:p>
        </w:tc>
      </w:tr>
      <w:tr w:rsidR="0050383D" w:rsidRPr="004830A4" w:rsidTr="007A179A">
        <w:trPr>
          <w:trHeight w:val="584"/>
          <w:jc w:val="center"/>
        </w:trPr>
        <w:tc>
          <w:tcPr>
            <w:tcW w:w="3197" w:type="dxa"/>
            <w:shd w:val="clear" w:color="auto" w:fill="0070C0"/>
            <w:vAlign w:val="center"/>
          </w:tcPr>
          <w:p w:rsidR="0050383D" w:rsidRPr="004830A4" w:rsidRDefault="0050383D" w:rsidP="0054554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1286" w:type="dxa"/>
            <w:gridSpan w:val="2"/>
            <w:vAlign w:val="center"/>
          </w:tcPr>
          <w:p w:rsidR="0050383D" w:rsidRPr="004830A4" w:rsidRDefault="0050383D" w:rsidP="00545547">
            <w:pPr>
              <w:pStyle w:val="PwCNormal"/>
              <w:numPr>
                <w:ilvl w:val="0"/>
                <w:numId w:val="0"/>
              </w:numPr>
              <w:spacing w:after="0"/>
              <w:rPr>
                <w:rFonts w:ascii="Bookman Old Style" w:hAnsi="Bookman Old Style" w:cs="Times New Roman"/>
                <w:sz w:val="22"/>
                <w:highlight w:val="yellow"/>
              </w:rPr>
            </w:pPr>
          </w:p>
        </w:tc>
      </w:tr>
    </w:tbl>
    <w:p w:rsidR="00DD32DB" w:rsidRDefault="00DD32DB" w:rsidP="00B85631">
      <w:pPr>
        <w:pStyle w:val="PwCNormal"/>
        <w:numPr>
          <w:ilvl w:val="0"/>
          <w:numId w:val="0"/>
        </w:numPr>
        <w:spacing w:after="0"/>
        <w:rPr>
          <w:rFonts w:ascii="Bookman Old Style" w:hAnsi="Bookman Old Style" w:cs="Times New Roman"/>
        </w:rPr>
      </w:pPr>
    </w:p>
    <w:tbl>
      <w:tblPr>
        <w:tblStyle w:val="TableGrid"/>
        <w:tblW w:w="0" w:type="auto"/>
        <w:jc w:val="center"/>
        <w:tblInd w:w="-213" w:type="dxa"/>
        <w:tblLook w:val="04A0"/>
      </w:tblPr>
      <w:tblGrid>
        <w:gridCol w:w="3192"/>
        <w:gridCol w:w="5812"/>
        <w:gridCol w:w="5469"/>
      </w:tblGrid>
      <w:tr w:rsidR="00880F72" w:rsidRPr="004830A4" w:rsidTr="0050383D">
        <w:trPr>
          <w:trHeight w:val="584"/>
          <w:jc w:val="center"/>
        </w:trPr>
        <w:tc>
          <w:tcPr>
            <w:tcW w:w="3192" w:type="dxa"/>
            <w:shd w:val="clear" w:color="auto" w:fill="0070C0"/>
            <w:vAlign w:val="center"/>
          </w:tcPr>
          <w:p w:rsidR="00880F72" w:rsidRPr="004830A4" w:rsidRDefault="00880F72" w:rsidP="00545547">
            <w:pPr>
              <w:pStyle w:val="PwCNormal"/>
              <w:numPr>
                <w:ilvl w:val="0"/>
                <w:numId w:val="17"/>
              </w:numPr>
              <w:spacing w:after="0"/>
              <w:rPr>
                <w:rFonts w:ascii="Bookman Old Style" w:hAnsi="Bookman Old Style" w:cs="Times New Roman"/>
                <w:b/>
                <w:color w:val="FFFFFF" w:themeColor="background1"/>
                <w:sz w:val="22"/>
              </w:rPr>
            </w:pPr>
            <w:r w:rsidRPr="0050383D">
              <w:rPr>
                <w:rFonts w:ascii="Bookman Old Style" w:hAnsi="Bookman Old Style" w:cs="Times New Roman"/>
                <w:b/>
                <w:color w:val="FFFFFF" w:themeColor="background1"/>
                <w:sz w:val="22"/>
              </w:rPr>
              <w:lastRenderedPageBreak/>
              <w:t>Stack Trace enabled</w:t>
            </w:r>
          </w:p>
        </w:tc>
        <w:tc>
          <w:tcPr>
            <w:tcW w:w="5812" w:type="dxa"/>
            <w:vAlign w:val="center"/>
          </w:tcPr>
          <w:p w:rsidR="00880F72" w:rsidRPr="004830A4" w:rsidRDefault="00880F72" w:rsidP="0052791B">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Low</w:t>
            </w:r>
          </w:p>
        </w:tc>
        <w:tc>
          <w:tcPr>
            <w:tcW w:w="5469" w:type="dxa"/>
            <w:vAlign w:val="center"/>
          </w:tcPr>
          <w:p w:rsidR="00880F72" w:rsidRPr="0050383D" w:rsidRDefault="00880F72" w:rsidP="00172258">
            <w:pPr>
              <w:pStyle w:val="PwCNormal"/>
              <w:numPr>
                <w:ilvl w:val="0"/>
                <w:numId w:val="0"/>
              </w:numPr>
              <w:spacing w:after="0"/>
              <w:rPr>
                <w:rFonts w:ascii="Bookman Old Style" w:hAnsi="Bookman Old Style" w:cs="Times New Roman"/>
                <w:b/>
                <w:sz w:val="22"/>
              </w:rPr>
            </w:pPr>
            <w:r w:rsidRPr="0050383D">
              <w:rPr>
                <w:rFonts w:ascii="Bookman Old Style" w:hAnsi="Bookman Old Style" w:cs="Times New Roman"/>
                <w:b/>
                <w:sz w:val="22"/>
              </w:rPr>
              <w:t>Compliance status</w:t>
            </w:r>
            <w:r>
              <w:rPr>
                <w:rFonts w:ascii="Bookman Old Style" w:hAnsi="Bookman Old Style" w:cs="Times New Roman"/>
                <w:b/>
                <w:sz w:val="22"/>
              </w:rPr>
              <w:t xml:space="preserve"> : C</w:t>
            </w:r>
            <w:r>
              <w:rPr>
                <w:rFonts w:ascii="Bookman Old Style" w:hAnsi="Bookman Old Style" w:cs="Times New Roman"/>
                <w:sz w:val="22"/>
              </w:rPr>
              <w:t>losed &amp; Complied</w:t>
            </w:r>
          </w:p>
        </w:tc>
      </w:tr>
      <w:tr w:rsidR="0050383D" w:rsidRPr="004830A4" w:rsidTr="007A179A">
        <w:trPr>
          <w:trHeight w:val="541"/>
          <w:jc w:val="center"/>
        </w:trPr>
        <w:tc>
          <w:tcPr>
            <w:tcW w:w="3192" w:type="dxa"/>
            <w:shd w:val="clear" w:color="auto" w:fill="0070C0"/>
            <w:vAlign w:val="center"/>
          </w:tcPr>
          <w:p w:rsidR="0050383D" w:rsidRPr="004830A4" w:rsidRDefault="0050383D" w:rsidP="0054554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1281" w:type="dxa"/>
            <w:gridSpan w:val="2"/>
            <w:vAlign w:val="center"/>
          </w:tcPr>
          <w:p w:rsidR="0050383D" w:rsidRPr="00A736E7" w:rsidRDefault="0050383D" w:rsidP="00545547">
            <w:pPr>
              <w:pStyle w:val="PwCNormal"/>
              <w:numPr>
                <w:ilvl w:val="0"/>
                <w:numId w:val="0"/>
              </w:numPr>
              <w:spacing w:after="0"/>
              <w:rPr>
                <w:rFonts w:ascii="Bookman Old Style" w:hAnsi="Bookman Old Style" w:cs="Times New Roman"/>
                <w:sz w:val="22"/>
              </w:rPr>
            </w:pPr>
            <w:r w:rsidRPr="0076219D">
              <w:rPr>
                <w:rFonts w:ascii="Bookman Old Style" w:hAnsi="Bookman Old Style" w:cs="Times New Roman"/>
                <w:sz w:val="22"/>
              </w:rPr>
              <w:t xml:space="preserve">The application responds with stack </w:t>
            </w:r>
            <w:r>
              <w:rPr>
                <w:rFonts w:ascii="Bookman Old Style" w:hAnsi="Bookman Old Style" w:cs="Times New Roman"/>
                <w:sz w:val="22"/>
              </w:rPr>
              <w:t>traces that are not managed which</w:t>
            </w:r>
            <w:r w:rsidRPr="0076219D">
              <w:rPr>
                <w:rFonts w:ascii="Bookman Old Style" w:hAnsi="Bookman Old Style" w:cs="Times New Roman"/>
                <w:sz w:val="22"/>
              </w:rPr>
              <w:t xml:space="preserve"> could reveal information useful to attackers. Providing debugging information as a result of operations that generate errors is considered a bad practice due to multiple reasons. For example, it may contain information on internal workings of the application such as relative paths of the point where the application is installed or how objects are referenced internally.</w:t>
            </w:r>
          </w:p>
        </w:tc>
      </w:tr>
      <w:tr w:rsidR="0050383D" w:rsidRPr="004830A4" w:rsidTr="007A179A">
        <w:trPr>
          <w:trHeight w:val="541"/>
          <w:jc w:val="center"/>
        </w:trPr>
        <w:tc>
          <w:tcPr>
            <w:tcW w:w="3192" w:type="dxa"/>
            <w:shd w:val="clear" w:color="auto" w:fill="0070C0"/>
            <w:vAlign w:val="center"/>
          </w:tcPr>
          <w:p w:rsidR="0050383D" w:rsidRPr="004830A4" w:rsidRDefault="0050383D" w:rsidP="0054554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1281" w:type="dxa"/>
            <w:gridSpan w:val="2"/>
            <w:vAlign w:val="center"/>
          </w:tcPr>
          <w:p w:rsidR="0050383D" w:rsidRPr="00A736E7" w:rsidRDefault="0050383D" w:rsidP="00545547">
            <w:pPr>
              <w:pStyle w:val="PwCNormal"/>
              <w:numPr>
                <w:ilvl w:val="0"/>
                <w:numId w:val="0"/>
              </w:numPr>
              <w:spacing w:after="0"/>
              <w:rPr>
                <w:rFonts w:ascii="Bookman Old Style" w:hAnsi="Bookman Old Style" w:cs="Times New Roman"/>
                <w:sz w:val="22"/>
              </w:rPr>
            </w:pPr>
            <w:r w:rsidRPr="00A736E7">
              <w:rPr>
                <w:rFonts w:ascii="Bookman Old Style" w:hAnsi="Bookman Old Style" w:cs="Times New Roman"/>
                <w:sz w:val="22"/>
              </w:rPr>
              <w:t>/ (web server)</w:t>
            </w:r>
          </w:p>
        </w:tc>
      </w:tr>
      <w:tr w:rsidR="0050383D" w:rsidRPr="004830A4" w:rsidTr="007A179A">
        <w:trPr>
          <w:trHeight w:val="584"/>
          <w:jc w:val="center"/>
        </w:trPr>
        <w:tc>
          <w:tcPr>
            <w:tcW w:w="3192" w:type="dxa"/>
            <w:shd w:val="clear" w:color="auto" w:fill="0070C0"/>
            <w:vAlign w:val="center"/>
          </w:tcPr>
          <w:p w:rsidR="0050383D" w:rsidRPr="004830A4" w:rsidRDefault="0050383D" w:rsidP="0054554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1281" w:type="dxa"/>
            <w:gridSpan w:val="2"/>
            <w:vAlign w:val="center"/>
          </w:tcPr>
          <w:p w:rsidR="0050383D" w:rsidRPr="003B21A4" w:rsidRDefault="0050383D" w:rsidP="003B21A4">
            <w:pPr>
              <w:pStyle w:val="PwCNormal"/>
              <w:spacing w:after="0"/>
              <w:rPr>
                <w:rFonts w:ascii="Bookman Old Style" w:hAnsi="Bookman Old Style" w:cs="Times New Roman"/>
                <w:sz w:val="22"/>
              </w:rPr>
            </w:pPr>
            <w:r w:rsidRPr="003B21A4">
              <w:rPr>
                <w:rFonts w:ascii="Bookman Old Style" w:hAnsi="Bookman Old Style" w:cs="Times New Roman"/>
                <w:sz w:val="22"/>
              </w:rPr>
              <w:t>An attacker can obtain information such as:</w:t>
            </w:r>
          </w:p>
          <w:p w:rsidR="0050383D" w:rsidRPr="003B21A4" w:rsidRDefault="0050383D" w:rsidP="00E719E2">
            <w:pPr>
              <w:pStyle w:val="PwCNormal"/>
              <w:numPr>
                <w:ilvl w:val="0"/>
                <w:numId w:val="25"/>
              </w:numPr>
              <w:spacing w:after="0"/>
              <w:rPr>
                <w:rFonts w:ascii="Bookman Old Style" w:hAnsi="Bookman Old Style" w:cs="Times New Roman"/>
                <w:sz w:val="22"/>
              </w:rPr>
            </w:pPr>
            <w:r w:rsidRPr="003B21A4">
              <w:rPr>
                <w:rFonts w:ascii="Bookman Old Style" w:hAnsi="Bookman Old Style" w:cs="Times New Roman"/>
                <w:sz w:val="22"/>
              </w:rPr>
              <w:t>ASP.NET version.</w:t>
            </w:r>
          </w:p>
          <w:p w:rsidR="0050383D" w:rsidRPr="003B21A4" w:rsidRDefault="0050383D" w:rsidP="00E719E2">
            <w:pPr>
              <w:pStyle w:val="PwCNormal"/>
              <w:numPr>
                <w:ilvl w:val="0"/>
                <w:numId w:val="25"/>
              </w:numPr>
              <w:spacing w:after="0"/>
              <w:rPr>
                <w:rFonts w:ascii="Bookman Old Style" w:hAnsi="Bookman Old Style" w:cs="Times New Roman"/>
                <w:sz w:val="22"/>
              </w:rPr>
            </w:pPr>
            <w:r w:rsidRPr="003B21A4">
              <w:rPr>
                <w:rFonts w:ascii="Bookman Old Style" w:hAnsi="Bookman Old Style" w:cs="Times New Roman"/>
                <w:sz w:val="22"/>
              </w:rPr>
              <w:t>Physical file path of temporary ASP.NET files.</w:t>
            </w:r>
          </w:p>
          <w:p w:rsidR="0050383D" w:rsidRPr="003B21A4" w:rsidRDefault="0050383D" w:rsidP="00E719E2">
            <w:pPr>
              <w:pStyle w:val="PwCNormal"/>
              <w:numPr>
                <w:ilvl w:val="0"/>
                <w:numId w:val="25"/>
              </w:numPr>
              <w:spacing w:after="0"/>
              <w:rPr>
                <w:rFonts w:ascii="Bookman Old Style" w:hAnsi="Bookman Old Style" w:cs="Times New Roman"/>
                <w:sz w:val="22"/>
              </w:rPr>
            </w:pPr>
            <w:r w:rsidRPr="003B21A4">
              <w:rPr>
                <w:rFonts w:ascii="Bookman Old Style" w:hAnsi="Bookman Old Style" w:cs="Times New Roman"/>
                <w:sz w:val="22"/>
              </w:rPr>
              <w:t>Information about the generated exception and possibly source code, SQL queries, etc.</w:t>
            </w:r>
          </w:p>
          <w:p w:rsidR="0050383D" w:rsidRPr="004830A4" w:rsidRDefault="0050383D" w:rsidP="003B21A4">
            <w:pPr>
              <w:pStyle w:val="PwCNormal"/>
              <w:numPr>
                <w:ilvl w:val="0"/>
                <w:numId w:val="0"/>
              </w:numPr>
              <w:spacing w:after="0"/>
              <w:rPr>
                <w:rFonts w:ascii="Bookman Old Style" w:hAnsi="Bookman Old Style" w:cs="Times New Roman"/>
                <w:sz w:val="22"/>
              </w:rPr>
            </w:pPr>
            <w:r w:rsidRPr="003B21A4">
              <w:rPr>
                <w:rFonts w:ascii="Bookman Old Style" w:hAnsi="Bookman Old Style" w:cs="Times New Roman"/>
                <w:sz w:val="22"/>
              </w:rPr>
              <w:t>This information might help an attacker gain more information and potentially focus on the development of further attacks for the target system</w:t>
            </w:r>
          </w:p>
        </w:tc>
      </w:tr>
      <w:tr w:rsidR="0050383D" w:rsidRPr="004830A4" w:rsidTr="007A179A">
        <w:trPr>
          <w:trHeight w:val="1125"/>
          <w:jc w:val="center"/>
        </w:trPr>
        <w:tc>
          <w:tcPr>
            <w:tcW w:w="14473" w:type="dxa"/>
            <w:gridSpan w:val="3"/>
            <w:vAlign w:val="center"/>
          </w:tcPr>
          <w:p w:rsidR="0050383D" w:rsidRPr="004830A4" w:rsidRDefault="0050383D" w:rsidP="00545547">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50383D" w:rsidRPr="004830A4" w:rsidRDefault="00752A0C" w:rsidP="00545547">
            <w:pPr>
              <w:pStyle w:val="PwCNormal"/>
              <w:numPr>
                <w:ilvl w:val="0"/>
                <w:numId w:val="0"/>
              </w:numPr>
              <w:spacing w:after="0"/>
              <w:rPr>
                <w:rFonts w:ascii="Bookman Old Style" w:hAnsi="Bookman Old Style" w:cs="Times New Roman"/>
                <w:sz w:val="22"/>
              </w:rPr>
            </w:pPr>
            <w:r>
              <w:rPr>
                <w:rFonts w:ascii="Bookman Old Style" w:hAnsi="Bookman Old Style" w:cs="Times New Roman"/>
                <w:noProof/>
                <w:snapToGrid/>
                <w:sz w:val="22"/>
                <w:lang w:val="en-US" w:eastAsia="en-US"/>
              </w:rPr>
              <w:lastRenderedPageBreak/>
              <w:pict>
                <v:rect id="_x0000_s1040" style="position:absolute;margin-left:3.35pt;margin-top:35.65pt;width:535pt;height:131.45pt;z-index:251676672" filled="f" fillcolor="red" strokecolor="red" strokeweight="1.5pt"/>
              </w:pict>
            </w:r>
            <w:r w:rsidR="0050383D">
              <w:rPr>
                <w:rFonts w:ascii="Bookman Old Style" w:hAnsi="Bookman Old Style" w:cs="Times New Roman"/>
                <w:noProof/>
                <w:snapToGrid/>
                <w:sz w:val="22"/>
                <w:lang w:val="en-US" w:eastAsia="en-US"/>
              </w:rPr>
              <w:drawing>
                <wp:inline distT="0" distB="0" distL="0" distR="0">
                  <wp:extent cx="8992678" cy="4590495"/>
                  <wp:effectExtent l="19050" t="19050" r="17972" b="19605"/>
                  <wp:docPr id="23" name="Picture 4" descr="F:\security res\Audit\AP Codes\UNSAFE SCREENSHOTS\Stack tra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ecurity res\Audit\AP Codes\UNSAFE SCREENSHOTS\Stack trace #1.PNG"/>
                          <pic:cNvPicPr>
                            <a:picLocks noChangeAspect="1" noChangeArrowheads="1"/>
                          </pic:cNvPicPr>
                        </pic:nvPicPr>
                        <pic:blipFill>
                          <a:blip r:embed="rId18" cstate="print"/>
                          <a:srcRect/>
                          <a:stretch>
                            <a:fillRect/>
                          </a:stretch>
                        </pic:blipFill>
                        <pic:spPr bwMode="auto">
                          <a:xfrm>
                            <a:off x="0" y="0"/>
                            <a:ext cx="8992678" cy="4590495"/>
                          </a:xfrm>
                          <a:prstGeom prst="rect">
                            <a:avLst/>
                          </a:prstGeom>
                          <a:noFill/>
                          <a:ln w="19050">
                            <a:solidFill>
                              <a:srgbClr val="C00000"/>
                            </a:solidFill>
                            <a:miter lim="800000"/>
                            <a:headEnd/>
                            <a:tailEnd/>
                          </a:ln>
                        </pic:spPr>
                      </pic:pic>
                    </a:graphicData>
                  </a:graphic>
                </wp:inline>
              </w:drawing>
            </w:r>
          </w:p>
        </w:tc>
      </w:tr>
      <w:tr w:rsidR="0050383D" w:rsidRPr="004830A4" w:rsidTr="007A179A">
        <w:trPr>
          <w:trHeight w:val="541"/>
          <w:jc w:val="center"/>
        </w:trPr>
        <w:tc>
          <w:tcPr>
            <w:tcW w:w="3192" w:type="dxa"/>
            <w:shd w:val="clear" w:color="auto" w:fill="0070C0"/>
            <w:vAlign w:val="center"/>
          </w:tcPr>
          <w:p w:rsidR="0050383D" w:rsidRPr="004830A4" w:rsidRDefault="0050383D" w:rsidP="00545547">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1281" w:type="dxa"/>
            <w:gridSpan w:val="2"/>
            <w:vAlign w:val="center"/>
          </w:tcPr>
          <w:p w:rsidR="0050383D" w:rsidRPr="006F39B7" w:rsidRDefault="0050383D" w:rsidP="006F39B7">
            <w:pPr>
              <w:pStyle w:val="PwCNormal"/>
              <w:spacing w:after="0"/>
              <w:rPr>
                <w:rFonts w:ascii="Bookman Old Style" w:hAnsi="Bookman Old Style" w:cs="Times New Roman"/>
                <w:sz w:val="22"/>
              </w:rPr>
            </w:pPr>
            <w:r w:rsidRPr="006F39B7">
              <w:rPr>
                <w:rFonts w:ascii="Bookman Old Style" w:hAnsi="Bookman Old Style" w:cs="Times New Roman"/>
                <w:sz w:val="22"/>
              </w:rPr>
              <w:t xml:space="preserve">Apply following changes on your </w:t>
            </w:r>
            <w:proofErr w:type="spellStart"/>
            <w:r w:rsidRPr="006F39B7">
              <w:rPr>
                <w:rFonts w:ascii="Bookman Old Style" w:hAnsi="Bookman Old Style" w:cs="Times New Roman"/>
                <w:sz w:val="22"/>
              </w:rPr>
              <w:t>web.config</w:t>
            </w:r>
            <w:proofErr w:type="spellEnd"/>
            <w:r w:rsidRPr="006F39B7">
              <w:rPr>
                <w:rFonts w:ascii="Bookman Old Style" w:hAnsi="Bookman Old Style" w:cs="Times New Roman"/>
                <w:sz w:val="22"/>
              </w:rPr>
              <w:t xml:space="preserve"> file to prevent information leakage by applying custom error pages. </w:t>
            </w:r>
          </w:p>
          <w:p w:rsidR="0050383D" w:rsidRPr="006F39B7" w:rsidRDefault="0050383D" w:rsidP="006F39B7">
            <w:pPr>
              <w:pStyle w:val="PwCNormal"/>
              <w:spacing w:after="0"/>
              <w:rPr>
                <w:rFonts w:ascii="Bookman Old Style" w:hAnsi="Bookman Old Style" w:cs="Times New Roman"/>
                <w:sz w:val="22"/>
              </w:rPr>
            </w:pPr>
            <w:r w:rsidRPr="006F39B7">
              <w:rPr>
                <w:rFonts w:ascii="Bookman Old Style" w:hAnsi="Bookman Old Style" w:cs="Times New Roman"/>
                <w:sz w:val="22"/>
              </w:rPr>
              <w:t>&lt;</w:t>
            </w:r>
            <w:proofErr w:type="spellStart"/>
            <w:r w:rsidRPr="006F39B7">
              <w:rPr>
                <w:rFonts w:ascii="Bookman Old Style" w:hAnsi="Bookman Old Style" w:cs="Times New Roman"/>
                <w:sz w:val="22"/>
              </w:rPr>
              <w:t>System.Web</w:t>
            </w:r>
            <w:proofErr w:type="spellEnd"/>
            <w:r w:rsidRPr="006F39B7">
              <w:rPr>
                <w:rFonts w:ascii="Bookman Old Style" w:hAnsi="Bookman Old Style" w:cs="Times New Roman"/>
                <w:sz w:val="22"/>
              </w:rPr>
              <w:t>&gt;</w:t>
            </w:r>
          </w:p>
          <w:p w:rsidR="0050383D" w:rsidRPr="006F39B7" w:rsidRDefault="0050383D" w:rsidP="006F39B7">
            <w:pPr>
              <w:pStyle w:val="PwCNormal"/>
              <w:spacing w:after="0"/>
              <w:rPr>
                <w:rFonts w:ascii="Bookman Old Style" w:hAnsi="Bookman Old Style" w:cs="Times New Roman"/>
                <w:sz w:val="22"/>
              </w:rPr>
            </w:pPr>
            <w:r w:rsidRPr="006F39B7">
              <w:rPr>
                <w:rFonts w:ascii="Bookman Old Style" w:hAnsi="Bookman Old Style" w:cs="Times New Roman"/>
                <w:sz w:val="22"/>
              </w:rPr>
              <w:t xml:space="preserve">     &lt;</w:t>
            </w:r>
            <w:proofErr w:type="spellStart"/>
            <w:r w:rsidRPr="006F39B7">
              <w:rPr>
                <w:rFonts w:ascii="Bookman Old Style" w:hAnsi="Bookman Old Style" w:cs="Times New Roman"/>
                <w:sz w:val="22"/>
              </w:rPr>
              <w:t>customErrors</w:t>
            </w:r>
            <w:proofErr w:type="spellEnd"/>
            <w:r w:rsidRPr="006F39B7">
              <w:rPr>
                <w:rFonts w:ascii="Bookman Old Style" w:hAnsi="Bookman Old Style" w:cs="Times New Roman"/>
                <w:sz w:val="22"/>
              </w:rPr>
              <w:t xml:space="preserve"> mode="On" </w:t>
            </w:r>
            <w:proofErr w:type="spellStart"/>
            <w:r w:rsidRPr="006F39B7">
              <w:rPr>
                <w:rFonts w:ascii="Bookman Old Style" w:hAnsi="Bookman Old Style" w:cs="Times New Roman"/>
                <w:sz w:val="22"/>
              </w:rPr>
              <w:t>defaultRedirect</w:t>
            </w:r>
            <w:proofErr w:type="spellEnd"/>
            <w:r w:rsidRPr="006F39B7">
              <w:rPr>
                <w:rFonts w:ascii="Bookman Old Style" w:hAnsi="Bookman Old Style" w:cs="Times New Roman"/>
                <w:sz w:val="22"/>
              </w:rPr>
              <w:t>="~/error/GeneralError.aspx"&gt;</w:t>
            </w:r>
          </w:p>
          <w:p w:rsidR="0050383D" w:rsidRPr="006F39B7" w:rsidRDefault="0050383D" w:rsidP="006F39B7">
            <w:pPr>
              <w:pStyle w:val="PwCNormal"/>
              <w:spacing w:after="0"/>
              <w:rPr>
                <w:rFonts w:ascii="Bookman Old Style" w:hAnsi="Bookman Old Style" w:cs="Times New Roman"/>
                <w:sz w:val="22"/>
              </w:rPr>
            </w:pPr>
            <w:r w:rsidRPr="006F39B7">
              <w:rPr>
                <w:rFonts w:ascii="Bookman Old Style" w:hAnsi="Bookman Old Style" w:cs="Times New Roman"/>
                <w:sz w:val="22"/>
              </w:rPr>
              <w:t xml:space="preserve">          &lt;error </w:t>
            </w:r>
            <w:proofErr w:type="spellStart"/>
            <w:r w:rsidRPr="006F39B7">
              <w:rPr>
                <w:rFonts w:ascii="Bookman Old Style" w:hAnsi="Bookman Old Style" w:cs="Times New Roman"/>
                <w:sz w:val="22"/>
              </w:rPr>
              <w:t>statusCode</w:t>
            </w:r>
            <w:proofErr w:type="spellEnd"/>
            <w:r w:rsidRPr="006F39B7">
              <w:rPr>
                <w:rFonts w:ascii="Bookman Old Style" w:hAnsi="Bookman Old Style" w:cs="Times New Roman"/>
                <w:sz w:val="22"/>
              </w:rPr>
              <w:t>="403" redirect="~/error/Forbidden.aspx" /&gt;</w:t>
            </w:r>
          </w:p>
          <w:p w:rsidR="0050383D" w:rsidRPr="006F39B7" w:rsidRDefault="0050383D" w:rsidP="006F39B7">
            <w:pPr>
              <w:pStyle w:val="PwCNormal"/>
              <w:spacing w:after="0"/>
              <w:rPr>
                <w:rFonts w:ascii="Bookman Old Style" w:hAnsi="Bookman Old Style" w:cs="Times New Roman"/>
                <w:sz w:val="22"/>
              </w:rPr>
            </w:pPr>
            <w:r w:rsidRPr="006F39B7">
              <w:rPr>
                <w:rFonts w:ascii="Bookman Old Style" w:hAnsi="Bookman Old Style" w:cs="Times New Roman"/>
                <w:sz w:val="22"/>
              </w:rPr>
              <w:t xml:space="preserve">          &lt;error </w:t>
            </w:r>
            <w:proofErr w:type="spellStart"/>
            <w:r w:rsidRPr="006F39B7">
              <w:rPr>
                <w:rFonts w:ascii="Bookman Old Style" w:hAnsi="Bookman Old Style" w:cs="Times New Roman"/>
                <w:sz w:val="22"/>
              </w:rPr>
              <w:t>statusCode</w:t>
            </w:r>
            <w:proofErr w:type="spellEnd"/>
            <w:r w:rsidRPr="006F39B7">
              <w:rPr>
                <w:rFonts w:ascii="Bookman Old Style" w:hAnsi="Bookman Old Style" w:cs="Times New Roman"/>
                <w:sz w:val="22"/>
              </w:rPr>
              <w:t>="404" redirect="~/error/PageNotFound.aspx" /&gt;</w:t>
            </w:r>
          </w:p>
          <w:p w:rsidR="0050383D" w:rsidRPr="006F39B7" w:rsidRDefault="0050383D" w:rsidP="006F39B7">
            <w:pPr>
              <w:pStyle w:val="PwCNormal"/>
              <w:spacing w:after="0"/>
              <w:rPr>
                <w:rFonts w:ascii="Bookman Old Style" w:hAnsi="Bookman Old Style" w:cs="Times New Roman"/>
                <w:sz w:val="22"/>
              </w:rPr>
            </w:pPr>
            <w:r w:rsidRPr="006F39B7">
              <w:rPr>
                <w:rFonts w:ascii="Bookman Old Style" w:hAnsi="Bookman Old Style" w:cs="Times New Roman"/>
                <w:sz w:val="22"/>
              </w:rPr>
              <w:lastRenderedPageBreak/>
              <w:t xml:space="preserve">          &lt;error </w:t>
            </w:r>
            <w:proofErr w:type="spellStart"/>
            <w:r w:rsidRPr="006F39B7">
              <w:rPr>
                <w:rFonts w:ascii="Bookman Old Style" w:hAnsi="Bookman Old Style" w:cs="Times New Roman"/>
                <w:sz w:val="22"/>
              </w:rPr>
              <w:t>statusCode</w:t>
            </w:r>
            <w:proofErr w:type="spellEnd"/>
            <w:r w:rsidRPr="006F39B7">
              <w:rPr>
                <w:rFonts w:ascii="Bookman Old Style" w:hAnsi="Bookman Old Style" w:cs="Times New Roman"/>
                <w:sz w:val="22"/>
              </w:rPr>
              <w:t>="500" redirect="~/error/InternalError.aspx" /&gt;</w:t>
            </w:r>
          </w:p>
          <w:p w:rsidR="0050383D" w:rsidRPr="006F39B7" w:rsidRDefault="0050383D" w:rsidP="006F39B7">
            <w:pPr>
              <w:pStyle w:val="PwCNormal"/>
              <w:spacing w:after="0"/>
              <w:rPr>
                <w:rFonts w:ascii="Bookman Old Style" w:hAnsi="Bookman Old Style" w:cs="Times New Roman"/>
                <w:sz w:val="22"/>
              </w:rPr>
            </w:pPr>
            <w:r w:rsidRPr="006F39B7">
              <w:rPr>
                <w:rFonts w:ascii="Bookman Old Style" w:hAnsi="Bookman Old Style" w:cs="Times New Roman"/>
                <w:sz w:val="22"/>
              </w:rPr>
              <w:t xml:space="preserve">     &lt;/</w:t>
            </w:r>
            <w:proofErr w:type="spellStart"/>
            <w:r w:rsidRPr="006F39B7">
              <w:rPr>
                <w:rFonts w:ascii="Bookman Old Style" w:hAnsi="Bookman Old Style" w:cs="Times New Roman"/>
                <w:sz w:val="22"/>
              </w:rPr>
              <w:t>customErrors</w:t>
            </w:r>
            <w:proofErr w:type="spellEnd"/>
            <w:r w:rsidRPr="006F39B7">
              <w:rPr>
                <w:rFonts w:ascii="Bookman Old Style" w:hAnsi="Bookman Old Style" w:cs="Times New Roman"/>
                <w:sz w:val="22"/>
              </w:rPr>
              <w:t>&gt;</w:t>
            </w:r>
          </w:p>
          <w:p w:rsidR="0050383D" w:rsidRPr="004830A4" w:rsidRDefault="0050383D" w:rsidP="006F39B7">
            <w:pPr>
              <w:pStyle w:val="PwCNormal"/>
              <w:numPr>
                <w:ilvl w:val="0"/>
                <w:numId w:val="0"/>
              </w:numPr>
              <w:spacing w:after="0"/>
              <w:rPr>
                <w:rFonts w:ascii="Bookman Old Style" w:hAnsi="Bookman Old Style" w:cs="Times New Roman"/>
                <w:sz w:val="22"/>
              </w:rPr>
            </w:pPr>
            <w:r w:rsidRPr="006F39B7">
              <w:rPr>
                <w:rFonts w:ascii="Bookman Old Style" w:hAnsi="Bookman Old Style" w:cs="Times New Roman"/>
                <w:sz w:val="22"/>
              </w:rPr>
              <w:t>&lt;/</w:t>
            </w:r>
            <w:proofErr w:type="spellStart"/>
            <w:r w:rsidRPr="006F39B7">
              <w:rPr>
                <w:rFonts w:ascii="Bookman Old Style" w:hAnsi="Bookman Old Style" w:cs="Times New Roman"/>
                <w:sz w:val="22"/>
              </w:rPr>
              <w:t>System.Web</w:t>
            </w:r>
            <w:proofErr w:type="spellEnd"/>
            <w:r w:rsidRPr="006F39B7">
              <w:rPr>
                <w:rFonts w:ascii="Bookman Old Style" w:hAnsi="Bookman Old Style" w:cs="Times New Roman"/>
                <w:sz w:val="22"/>
              </w:rPr>
              <w:t>&gt;</w:t>
            </w:r>
          </w:p>
        </w:tc>
      </w:tr>
      <w:tr w:rsidR="0050383D" w:rsidRPr="004830A4" w:rsidTr="007A179A">
        <w:trPr>
          <w:trHeight w:val="584"/>
          <w:jc w:val="center"/>
        </w:trPr>
        <w:tc>
          <w:tcPr>
            <w:tcW w:w="3192" w:type="dxa"/>
            <w:shd w:val="clear" w:color="auto" w:fill="0070C0"/>
            <w:vAlign w:val="center"/>
          </w:tcPr>
          <w:p w:rsidR="0050383D" w:rsidRPr="004830A4" w:rsidRDefault="0050383D" w:rsidP="0054554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Management Comments</w:t>
            </w:r>
          </w:p>
        </w:tc>
        <w:tc>
          <w:tcPr>
            <w:tcW w:w="11281" w:type="dxa"/>
            <w:gridSpan w:val="2"/>
            <w:vAlign w:val="center"/>
          </w:tcPr>
          <w:p w:rsidR="0050383D" w:rsidRPr="004830A4" w:rsidRDefault="0050383D" w:rsidP="00545547">
            <w:pPr>
              <w:pStyle w:val="PwCNormal"/>
              <w:numPr>
                <w:ilvl w:val="0"/>
                <w:numId w:val="0"/>
              </w:numPr>
              <w:spacing w:after="0"/>
              <w:rPr>
                <w:rFonts w:ascii="Bookman Old Style" w:hAnsi="Bookman Old Style" w:cs="Times New Roman"/>
                <w:sz w:val="22"/>
                <w:highlight w:val="yellow"/>
              </w:rPr>
            </w:pPr>
          </w:p>
        </w:tc>
      </w:tr>
    </w:tbl>
    <w:p w:rsidR="00DD32DB" w:rsidRDefault="00DD32DB" w:rsidP="00B85631">
      <w:pPr>
        <w:pStyle w:val="PwCNormal"/>
        <w:numPr>
          <w:ilvl w:val="0"/>
          <w:numId w:val="0"/>
        </w:numPr>
        <w:spacing w:after="0"/>
        <w:rPr>
          <w:rFonts w:ascii="Bookman Old Style" w:hAnsi="Bookman Old Style" w:cs="Times New Roman"/>
        </w:rPr>
      </w:pPr>
    </w:p>
    <w:tbl>
      <w:tblPr>
        <w:tblStyle w:val="TableGrid"/>
        <w:tblW w:w="0" w:type="auto"/>
        <w:jc w:val="center"/>
        <w:tblInd w:w="-640" w:type="dxa"/>
        <w:tblLook w:val="04A0"/>
      </w:tblPr>
      <w:tblGrid>
        <w:gridCol w:w="3304"/>
        <w:gridCol w:w="6379"/>
        <w:gridCol w:w="4730"/>
      </w:tblGrid>
      <w:tr w:rsidR="00880F72" w:rsidRPr="004830A4" w:rsidTr="00A46111">
        <w:trPr>
          <w:trHeight w:val="584"/>
          <w:jc w:val="center"/>
        </w:trPr>
        <w:tc>
          <w:tcPr>
            <w:tcW w:w="3304" w:type="dxa"/>
            <w:shd w:val="clear" w:color="auto" w:fill="0070C0"/>
            <w:vAlign w:val="center"/>
          </w:tcPr>
          <w:p w:rsidR="00880F72" w:rsidRPr="004830A4" w:rsidRDefault="00880F72" w:rsidP="00545547">
            <w:pPr>
              <w:pStyle w:val="PwCNormal"/>
              <w:numPr>
                <w:ilvl w:val="0"/>
                <w:numId w:val="17"/>
              </w:numPr>
              <w:spacing w:after="0"/>
              <w:rPr>
                <w:rFonts w:ascii="Bookman Old Style" w:hAnsi="Bookman Old Style" w:cs="Times New Roman"/>
                <w:b/>
                <w:color w:val="FFFFFF" w:themeColor="background1"/>
                <w:sz w:val="22"/>
              </w:rPr>
            </w:pPr>
            <w:r w:rsidRPr="00A46111">
              <w:rPr>
                <w:rFonts w:ascii="Bookman Old Style" w:hAnsi="Bookman Old Style" w:cs="Times New Roman"/>
                <w:b/>
                <w:color w:val="FFFFFF" w:themeColor="background1"/>
                <w:sz w:val="22"/>
              </w:rPr>
              <w:t>Internal path disclosure through improper handling of error messages.</w:t>
            </w:r>
          </w:p>
        </w:tc>
        <w:tc>
          <w:tcPr>
            <w:tcW w:w="6379" w:type="dxa"/>
            <w:vAlign w:val="center"/>
          </w:tcPr>
          <w:p w:rsidR="00880F72" w:rsidRPr="004830A4" w:rsidRDefault="00880F72" w:rsidP="00A46111">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Low</w:t>
            </w:r>
          </w:p>
        </w:tc>
        <w:tc>
          <w:tcPr>
            <w:tcW w:w="4730" w:type="dxa"/>
            <w:vAlign w:val="center"/>
          </w:tcPr>
          <w:p w:rsidR="00880F72" w:rsidRPr="0050383D" w:rsidRDefault="00880F72" w:rsidP="00172258">
            <w:pPr>
              <w:pStyle w:val="PwCNormal"/>
              <w:numPr>
                <w:ilvl w:val="0"/>
                <w:numId w:val="0"/>
              </w:numPr>
              <w:spacing w:after="0"/>
              <w:rPr>
                <w:rFonts w:ascii="Bookman Old Style" w:hAnsi="Bookman Old Style" w:cs="Times New Roman"/>
                <w:b/>
                <w:sz w:val="22"/>
              </w:rPr>
            </w:pPr>
            <w:r w:rsidRPr="0050383D">
              <w:rPr>
                <w:rFonts w:ascii="Bookman Old Style" w:hAnsi="Bookman Old Style" w:cs="Times New Roman"/>
                <w:b/>
                <w:sz w:val="22"/>
              </w:rPr>
              <w:t>Compliance status</w:t>
            </w:r>
            <w:r>
              <w:rPr>
                <w:rFonts w:ascii="Bookman Old Style" w:hAnsi="Bookman Old Style" w:cs="Times New Roman"/>
                <w:b/>
                <w:sz w:val="22"/>
              </w:rPr>
              <w:t xml:space="preserve"> : C</w:t>
            </w:r>
            <w:r>
              <w:rPr>
                <w:rFonts w:ascii="Bookman Old Style" w:hAnsi="Bookman Old Style" w:cs="Times New Roman"/>
                <w:sz w:val="22"/>
              </w:rPr>
              <w:t>losed &amp; Complied</w:t>
            </w:r>
          </w:p>
        </w:tc>
      </w:tr>
      <w:tr w:rsidR="00A46111" w:rsidRPr="004830A4" w:rsidTr="00A46111">
        <w:trPr>
          <w:trHeight w:val="541"/>
          <w:jc w:val="center"/>
        </w:trPr>
        <w:tc>
          <w:tcPr>
            <w:tcW w:w="3304" w:type="dxa"/>
            <w:shd w:val="clear" w:color="auto" w:fill="0070C0"/>
            <w:vAlign w:val="center"/>
          </w:tcPr>
          <w:p w:rsidR="00A46111" w:rsidRPr="004830A4" w:rsidRDefault="00A46111" w:rsidP="0054554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1109" w:type="dxa"/>
            <w:gridSpan w:val="2"/>
            <w:vAlign w:val="center"/>
          </w:tcPr>
          <w:p w:rsidR="00A46111" w:rsidRPr="004830A4" w:rsidRDefault="00A46111" w:rsidP="006F39B7">
            <w:pPr>
              <w:pStyle w:val="PwCNormal"/>
              <w:numPr>
                <w:ilvl w:val="0"/>
                <w:numId w:val="0"/>
              </w:numPr>
              <w:spacing w:after="0"/>
              <w:rPr>
                <w:rFonts w:ascii="Bookman Old Style" w:hAnsi="Bookman Old Style" w:cs="Times New Roman"/>
                <w:sz w:val="22"/>
              </w:rPr>
            </w:pPr>
            <w:r w:rsidRPr="00A15D6C">
              <w:rPr>
                <w:rFonts w:ascii="Bookman Old Style" w:hAnsi="Bookman Old Style" w:cs="Times New Roman"/>
                <w:sz w:val="22"/>
              </w:rPr>
              <w:t xml:space="preserve">The </w:t>
            </w:r>
            <w:r>
              <w:rPr>
                <w:rFonts w:ascii="Bookman Old Style" w:hAnsi="Bookman Old Style" w:cs="Times New Roman"/>
                <w:sz w:val="22"/>
              </w:rPr>
              <w:t xml:space="preserve">application </w:t>
            </w:r>
            <w:r w:rsidRPr="00A15D6C">
              <w:rPr>
                <w:rFonts w:ascii="Bookman Old Style" w:hAnsi="Bookman Old Style" w:cs="Times New Roman"/>
                <w:sz w:val="22"/>
              </w:rPr>
              <w:t>software generates an error message that includes sensitive information about its environment</w:t>
            </w:r>
            <w:r>
              <w:rPr>
                <w:rFonts w:ascii="Bookman Old Style" w:hAnsi="Bookman Old Style" w:cs="Times New Roman"/>
                <w:sz w:val="22"/>
              </w:rPr>
              <w:t>. In this case, the server discloses the unnecessary information like the source file path.</w:t>
            </w:r>
          </w:p>
        </w:tc>
      </w:tr>
      <w:tr w:rsidR="00A46111" w:rsidRPr="004830A4" w:rsidTr="00A46111">
        <w:trPr>
          <w:trHeight w:val="177"/>
          <w:jc w:val="center"/>
        </w:trPr>
        <w:tc>
          <w:tcPr>
            <w:tcW w:w="3304" w:type="dxa"/>
            <w:shd w:val="clear" w:color="auto" w:fill="0070C0"/>
            <w:vAlign w:val="center"/>
          </w:tcPr>
          <w:p w:rsidR="00A46111" w:rsidRPr="004830A4" w:rsidRDefault="00A46111" w:rsidP="0054554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1109" w:type="dxa"/>
            <w:gridSpan w:val="2"/>
            <w:vAlign w:val="center"/>
          </w:tcPr>
          <w:p w:rsidR="00A46111" w:rsidRPr="004830A4" w:rsidRDefault="00A46111" w:rsidP="00545547">
            <w:pPr>
              <w:pStyle w:val="PwCNormal"/>
              <w:numPr>
                <w:ilvl w:val="0"/>
                <w:numId w:val="0"/>
              </w:numPr>
              <w:spacing w:after="0"/>
              <w:rPr>
                <w:rFonts w:ascii="Bookman Old Style" w:hAnsi="Bookman Old Style" w:cs="Times New Roman"/>
                <w:sz w:val="22"/>
                <w:highlight w:val="yellow"/>
              </w:rPr>
            </w:pPr>
            <w:r w:rsidRPr="007E25BD">
              <w:rPr>
                <w:rFonts w:ascii="Bookman Old Style" w:hAnsi="Bookman Old Style" w:cs="Times New Roman"/>
                <w:sz w:val="22"/>
              </w:rPr>
              <w:t>/ (web server)</w:t>
            </w:r>
          </w:p>
        </w:tc>
      </w:tr>
      <w:tr w:rsidR="00A46111" w:rsidRPr="004830A4" w:rsidTr="00A46111">
        <w:trPr>
          <w:trHeight w:val="584"/>
          <w:jc w:val="center"/>
        </w:trPr>
        <w:tc>
          <w:tcPr>
            <w:tcW w:w="3304" w:type="dxa"/>
            <w:shd w:val="clear" w:color="auto" w:fill="0070C0"/>
            <w:vAlign w:val="center"/>
          </w:tcPr>
          <w:p w:rsidR="00A46111" w:rsidRPr="004830A4" w:rsidRDefault="00A46111" w:rsidP="0054554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1109" w:type="dxa"/>
            <w:gridSpan w:val="2"/>
            <w:vAlign w:val="center"/>
          </w:tcPr>
          <w:p w:rsidR="00A46111" w:rsidRPr="004830A4" w:rsidRDefault="00A46111" w:rsidP="00545547">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The</w:t>
            </w:r>
            <w:r w:rsidRPr="003B21A4">
              <w:rPr>
                <w:rFonts w:ascii="Bookman Old Style" w:hAnsi="Bookman Old Style" w:cs="Times New Roman"/>
                <w:sz w:val="22"/>
              </w:rPr>
              <w:t xml:space="preserve"> information might help an attacker gain more information and potentially focus on the development of further attacks for the target system</w:t>
            </w:r>
            <w:r>
              <w:rPr>
                <w:rFonts w:ascii="Bookman Old Style" w:hAnsi="Bookman Old Style" w:cs="Times New Roman"/>
                <w:sz w:val="22"/>
              </w:rPr>
              <w:t xml:space="preserve"> such as the file location on the server.</w:t>
            </w:r>
          </w:p>
        </w:tc>
      </w:tr>
      <w:tr w:rsidR="00A46111" w:rsidRPr="004830A4" w:rsidTr="00A46111">
        <w:trPr>
          <w:trHeight w:val="5069"/>
          <w:jc w:val="center"/>
        </w:trPr>
        <w:tc>
          <w:tcPr>
            <w:tcW w:w="14413" w:type="dxa"/>
            <w:gridSpan w:val="3"/>
            <w:vAlign w:val="center"/>
          </w:tcPr>
          <w:p w:rsidR="00A46111" w:rsidRPr="004830A4" w:rsidRDefault="00A46111" w:rsidP="00545547">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lastRenderedPageBreak/>
              <w:t>Evidence/Proof of Concept</w:t>
            </w:r>
          </w:p>
          <w:p w:rsidR="00A46111" w:rsidRPr="004830A4" w:rsidRDefault="00752A0C" w:rsidP="00DD32DB">
            <w:pPr>
              <w:pStyle w:val="PwCNormal"/>
              <w:numPr>
                <w:ilvl w:val="0"/>
                <w:numId w:val="0"/>
              </w:numPr>
              <w:spacing w:after="0"/>
              <w:rPr>
                <w:rFonts w:ascii="Bookman Old Style" w:hAnsi="Bookman Old Style" w:cs="Times New Roman"/>
                <w:sz w:val="22"/>
              </w:rPr>
            </w:pPr>
            <w:r>
              <w:rPr>
                <w:rFonts w:ascii="Bookman Old Style" w:hAnsi="Bookman Old Style" w:cs="Times New Roman"/>
                <w:noProof/>
                <w:snapToGrid/>
                <w:sz w:val="22"/>
                <w:lang w:val="en-US" w:eastAsia="en-US"/>
              </w:rPr>
              <w:pict>
                <v:rect id="_x0000_s1038" style="position:absolute;margin-left:-2.1pt;margin-top:197.95pt;width:327.35pt;height:19.3pt;z-index:251672576" filled="f" strokecolor="red" strokeweight="1.5pt"/>
              </w:pict>
            </w:r>
            <w:r w:rsidR="00A46111">
              <w:rPr>
                <w:rFonts w:ascii="Bookman Old Style" w:hAnsi="Bookman Old Style" w:cs="Times New Roman"/>
                <w:noProof/>
                <w:snapToGrid/>
                <w:sz w:val="22"/>
                <w:lang w:val="en-US" w:eastAsia="en-US"/>
              </w:rPr>
              <w:drawing>
                <wp:inline distT="0" distB="0" distL="0" distR="0">
                  <wp:extent cx="8741564" cy="2711303"/>
                  <wp:effectExtent l="19050" t="19050" r="21436" b="12847"/>
                  <wp:docPr id="21" name="Picture 6" descr="F:\security res\Audit\AP Codes\UNSAFE SCREENSHOTS\Erro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ecurity res\Audit\AP Codes\UNSAFE SCREENSHOTS\Error #1.PNG"/>
                          <pic:cNvPicPr>
                            <a:picLocks noChangeAspect="1" noChangeArrowheads="1"/>
                          </pic:cNvPicPr>
                        </pic:nvPicPr>
                        <pic:blipFill>
                          <a:blip r:embed="rId19" cstate="print"/>
                          <a:srcRect/>
                          <a:stretch>
                            <a:fillRect/>
                          </a:stretch>
                        </pic:blipFill>
                        <pic:spPr bwMode="auto">
                          <a:xfrm>
                            <a:off x="0" y="0"/>
                            <a:ext cx="8741564" cy="2711303"/>
                          </a:xfrm>
                          <a:prstGeom prst="rect">
                            <a:avLst/>
                          </a:prstGeom>
                          <a:noFill/>
                          <a:ln w="19050">
                            <a:solidFill>
                              <a:srgbClr val="C00000"/>
                            </a:solidFill>
                            <a:miter lim="800000"/>
                            <a:headEnd/>
                            <a:tailEnd/>
                          </a:ln>
                        </pic:spPr>
                      </pic:pic>
                    </a:graphicData>
                  </a:graphic>
                </wp:inline>
              </w:drawing>
            </w:r>
          </w:p>
        </w:tc>
      </w:tr>
      <w:tr w:rsidR="00A46111" w:rsidRPr="004830A4" w:rsidTr="00A46111">
        <w:trPr>
          <w:trHeight w:val="541"/>
          <w:jc w:val="center"/>
        </w:trPr>
        <w:tc>
          <w:tcPr>
            <w:tcW w:w="3304" w:type="dxa"/>
            <w:shd w:val="clear" w:color="auto" w:fill="0070C0"/>
            <w:vAlign w:val="center"/>
          </w:tcPr>
          <w:p w:rsidR="00A46111" w:rsidRPr="004830A4" w:rsidRDefault="00A46111" w:rsidP="00545547">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t>Recommendation</w:t>
            </w:r>
          </w:p>
        </w:tc>
        <w:tc>
          <w:tcPr>
            <w:tcW w:w="11109" w:type="dxa"/>
            <w:gridSpan w:val="2"/>
            <w:vAlign w:val="center"/>
          </w:tcPr>
          <w:p w:rsidR="00A46111" w:rsidRPr="006F39B7" w:rsidRDefault="00A46111" w:rsidP="002C30EC">
            <w:pPr>
              <w:pStyle w:val="PwCNormal"/>
              <w:spacing w:after="0"/>
              <w:rPr>
                <w:rFonts w:ascii="Bookman Old Style" w:hAnsi="Bookman Old Style" w:cs="Times New Roman"/>
                <w:sz w:val="22"/>
              </w:rPr>
            </w:pPr>
            <w:r w:rsidRPr="006F39B7">
              <w:rPr>
                <w:rFonts w:ascii="Bookman Old Style" w:hAnsi="Bookman Old Style" w:cs="Times New Roman"/>
                <w:sz w:val="22"/>
              </w:rPr>
              <w:t xml:space="preserve">Apply following changes on your </w:t>
            </w:r>
            <w:proofErr w:type="spellStart"/>
            <w:r w:rsidRPr="006F39B7">
              <w:rPr>
                <w:rFonts w:ascii="Bookman Old Style" w:hAnsi="Bookman Old Style" w:cs="Times New Roman"/>
                <w:sz w:val="22"/>
              </w:rPr>
              <w:t>web.config</w:t>
            </w:r>
            <w:proofErr w:type="spellEnd"/>
            <w:r w:rsidRPr="006F39B7">
              <w:rPr>
                <w:rFonts w:ascii="Bookman Old Style" w:hAnsi="Bookman Old Style" w:cs="Times New Roman"/>
                <w:sz w:val="22"/>
              </w:rPr>
              <w:t xml:space="preserve"> file to prevent information leakage by applying custom error pages. </w:t>
            </w:r>
          </w:p>
          <w:p w:rsidR="00A46111" w:rsidRPr="006F39B7" w:rsidRDefault="00A46111" w:rsidP="002C30EC">
            <w:pPr>
              <w:pStyle w:val="PwCNormal"/>
              <w:spacing w:after="0"/>
              <w:rPr>
                <w:rFonts w:ascii="Bookman Old Style" w:hAnsi="Bookman Old Style" w:cs="Times New Roman"/>
                <w:sz w:val="22"/>
              </w:rPr>
            </w:pPr>
            <w:r w:rsidRPr="006F39B7">
              <w:rPr>
                <w:rFonts w:ascii="Bookman Old Style" w:hAnsi="Bookman Old Style" w:cs="Times New Roman"/>
                <w:sz w:val="22"/>
              </w:rPr>
              <w:t>&lt;</w:t>
            </w:r>
            <w:proofErr w:type="spellStart"/>
            <w:r w:rsidRPr="006F39B7">
              <w:rPr>
                <w:rFonts w:ascii="Bookman Old Style" w:hAnsi="Bookman Old Style" w:cs="Times New Roman"/>
                <w:sz w:val="22"/>
              </w:rPr>
              <w:t>System.Web</w:t>
            </w:r>
            <w:proofErr w:type="spellEnd"/>
            <w:r w:rsidRPr="006F39B7">
              <w:rPr>
                <w:rFonts w:ascii="Bookman Old Style" w:hAnsi="Bookman Old Style" w:cs="Times New Roman"/>
                <w:sz w:val="22"/>
              </w:rPr>
              <w:t>&gt;</w:t>
            </w:r>
          </w:p>
          <w:p w:rsidR="00A46111" w:rsidRPr="006F39B7" w:rsidRDefault="00A46111" w:rsidP="002C30EC">
            <w:pPr>
              <w:pStyle w:val="PwCNormal"/>
              <w:spacing w:after="0"/>
              <w:rPr>
                <w:rFonts w:ascii="Bookman Old Style" w:hAnsi="Bookman Old Style" w:cs="Times New Roman"/>
                <w:sz w:val="22"/>
              </w:rPr>
            </w:pPr>
            <w:r w:rsidRPr="006F39B7">
              <w:rPr>
                <w:rFonts w:ascii="Bookman Old Style" w:hAnsi="Bookman Old Style" w:cs="Times New Roman"/>
                <w:sz w:val="22"/>
              </w:rPr>
              <w:t xml:space="preserve">     &lt;</w:t>
            </w:r>
            <w:proofErr w:type="spellStart"/>
            <w:r w:rsidRPr="006F39B7">
              <w:rPr>
                <w:rFonts w:ascii="Bookman Old Style" w:hAnsi="Bookman Old Style" w:cs="Times New Roman"/>
                <w:sz w:val="22"/>
              </w:rPr>
              <w:t>customErrors</w:t>
            </w:r>
            <w:proofErr w:type="spellEnd"/>
            <w:r w:rsidRPr="006F39B7">
              <w:rPr>
                <w:rFonts w:ascii="Bookman Old Style" w:hAnsi="Bookman Old Style" w:cs="Times New Roman"/>
                <w:sz w:val="22"/>
              </w:rPr>
              <w:t xml:space="preserve"> mode="On" </w:t>
            </w:r>
            <w:proofErr w:type="spellStart"/>
            <w:r w:rsidRPr="006F39B7">
              <w:rPr>
                <w:rFonts w:ascii="Bookman Old Style" w:hAnsi="Bookman Old Style" w:cs="Times New Roman"/>
                <w:sz w:val="22"/>
              </w:rPr>
              <w:t>defaultRedirect</w:t>
            </w:r>
            <w:proofErr w:type="spellEnd"/>
            <w:r w:rsidRPr="006F39B7">
              <w:rPr>
                <w:rFonts w:ascii="Bookman Old Style" w:hAnsi="Bookman Old Style" w:cs="Times New Roman"/>
                <w:sz w:val="22"/>
              </w:rPr>
              <w:t>="~/error/GeneralError.aspx"&gt;</w:t>
            </w:r>
          </w:p>
          <w:p w:rsidR="00A46111" w:rsidRPr="006F39B7" w:rsidRDefault="00A46111" w:rsidP="002C30EC">
            <w:pPr>
              <w:pStyle w:val="PwCNormal"/>
              <w:spacing w:after="0"/>
              <w:rPr>
                <w:rFonts w:ascii="Bookman Old Style" w:hAnsi="Bookman Old Style" w:cs="Times New Roman"/>
                <w:sz w:val="22"/>
              </w:rPr>
            </w:pPr>
            <w:r w:rsidRPr="006F39B7">
              <w:rPr>
                <w:rFonts w:ascii="Bookman Old Style" w:hAnsi="Bookman Old Style" w:cs="Times New Roman"/>
                <w:sz w:val="22"/>
              </w:rPr>
              <w:t xml:space="preserve">          &lt;error </w:t>
            </w:r>
            <w:proofErr w:type="spellStart"/>
            <w:r w:rsidRPr="006F39B7">
              <w:rPr>
                <w:rFonts w:ascii="Bookman Old Style" w:hAnsi="Bookman Old Style" w:cs="Times New Roman"/>
                <w:sz w:val="22"/>
              </w:rPr>
              <w:t>statusCode</w:t>
            </w:r>
            <w:proofErr w:type="spellEnd"/>
            <w:r w:rsidRPr="006F39B7">
              <w:rPr>
                <w:rFonts w:ascii="Bookman Old Style" w:hAnsi="Bookman Old Style" w:cs="Times New Roman"/>
                <w:sz w:val="22"/>
              </w:rPr>
              <w:t>="403" redirect="~/error/Forbidden.aspx" /&gt;</w:t>
            </w:r>
          </w:p>
          <w:p w:rsidR="00A46111" w:rsidRPr="006F39B7" w:rsidRDefault="00A46111" w:rsidP="002C30EC">
            <w:pPr>
              <w:pStyle w:val="PwCNormal"/>
              <w:spacing w:after="0"/>
              <w:rPr>
                <w:rFonts w:ascii="Bookman Old Style" w:hAnsi="Bookman Old Style" w:cs="Times New Roman"/>
                <w:sz w:val="22"/>
              </w:rPr>
            </w:pPr>
            <w:r w:rsidRPr="006F39B7">
              <w:rPr>
                <w:rFonts w:ascii="Bookman Old Style" w:hAnsi="Bookman Old Style" w:cs="Times New Roman"/>
                <w:sz w:val="22"/>
              </w:rPr>
              <w:t xml:space="preserve">          &lt;error </w:t>
            </w:r>
            <w:proofErr w:type="spellStart"/>
            <w:r w:rsidRPr="006F39B7">
              <w:rPr>
                <w:rFonts w:ascii="Bookman Old Style" w:hAnsi="Bookman Old Style" w:cs="Times New Roman"/>
                <w:sz w:val="22"/>
              </w:rPr>
              <w:t>statusCode</w:t>
            </w:r>
            <w:proofErr w:type="spellEnd"/>
            <w:r w:rsidRPr="006F39B7">
              <w:rPr>
                <w:rFonts w:ascii="Bookman Old Style" w:hAnsi="Bookman Old Style" w:cs="Times New Roman"/>
                <w:sz w:val="22"/>
              </w:rPr>
              <w:t>="404" redirect="~/error/PageNotFound.aspx" /&gt;</w:t>
            </w:r>
          </w:p>
          <w:p w:rsidR="00A46111" w:rsidRPr="006F39B7" w:rsidRDefault="00A46111" w:rsidP="002C30EC">
            <w:pPr>
              <w:pStyle w:val="PwCNormal"/>
              <w:spacing w:after="0"/>
              <w:rPr>
                <w:rFonts w:ascii="Bookman Old Style" w:hAnsi="Bookman Old Style" w:cs="Times New Roman"/>
                <w:sz w:val="22"/>
              </w:rPr>
            </w:pPr>
            <w:r w:rsidRPr="006F39B7">
              <w:rPr>
                <w:rFonts w:ascii="Bookman Old Style" w:hAnsi="Bookman Old Style" w:cs="Times New Roman"/>
                <w:sz w:val="22"/>
              </w:rPr>
              <w:t xml:space="preserve">          &lt;error </w:t>
            </w:r>
            <w:proofErr w:type="spellStart"/>
            <w:r w:rsidRPr="006F39B7">
              <w:rPr>
                <w:rFonts w:ascii="Bookman Old Style" w:hAnsi="Bookman Old Style" w:cs="Times New Roman"/>
                <w:sz w:val="22"/>
              </w:rPr>
              <w:t>statusCode</w:t>
            </w:r>
            <w:proofErr w:type="spellEnd"/>
            <w:r w:rsidRPr="006F39B7">
              <w:rPr>
                <w:rFonts w:ascii="Bookman Old Style" w:hAnsi="Bookman Old Style" w:cs="Times New Roman"/>
                <w:sz w:val="22"/>
              </w:rPr>
              <w:t>="500" redirect="~/error/InternalError.aspx" /&gt;</w:t>
            </w:r>
          </w:p>
          <w:p w:rsidR="00A46111" w:rsidRPr="006F39B7" w:rsidRDefault="00A46111" w:rsidP="002C30EC">
            <w:pPr>
              <w:pStyle w:val="PwCNormal"/>
              <w:spacing w:after="0"/>
              <w:rPr>
                <w:rFonts w:ascii="Bookman Old Style" w:hAnsi="Bookman Old Style" w:cs="Times New Roman"/>
                <w:sz w:val="22"/>
              </w:rPr>
            </w:pPr>
            <w:r w:rsidRPr="006F39B7">
              <w:rPr>
                <w:rFonts w:ascii="Bookman Old Style" w:hAnsi="Bookman Old Style" w:cs="Times New Roman"/>
                <w:sz w:val="22"/>
              </w:rPr>
              <w:t xml:space="preserve">     &lt;/</w:t>
            </w:r>
            <w:proofErr w:type="spellStart"/>
            <w:r w:rsidRPr="006F39B7">
              <w:rPr>
                <w:rFonts w:ascii="Bookman Old Style" w:hAnsi="Bookman Old Style" w:cs="Times New Roman"/>
                <w:sz w:val="22"/>
              </w:rPr>
              <w:t>customErrors</w:t>
            </w:r>
            <w:proofErr w:type="spellEnd"/>
            <w:r w:rsidRPr="006F39B7">
              <w:rPr>
                <w:rFonts w:ascii="Bookman Old Style" w:hAnsi="Bookman Old Style" w:cs="Times New Roman"/>
                <w:sz w:val="22"/>
              </w:rPr>
              <w:t>&gt;</w:t>
            </w:r>
          </w:p>
          <w:p w:rsidR="00A46111" w:rsidRPr="004830A4" w:rsidRDefault="00A46111" w:rsidP="002C30EC">
            <w:pPr>
              <w:pStyle w:val="PwCNormal"/>
              <w:numPr>
                <w:ilvl w:val="0"/>
                <w:numId w:val="0"/>
              </w:numPr>
              <w:spacing w:after="0"/>
              <w:rPr>
                <w:rFonts w:ascii="Bookman Old Style" w:hAnsi="Bookman Old Style" w:cs="Times New Roman"/>
                <w:sz w:val="22"/>
              </w:rPr>
            </w:pPr>
            <w:r w:rsidRPr="006F39B7">
              <w:rPr>
                <w:rFonts w:ascii="Bookman Old Style" w:hAnsi="Bookman Old Style" w:cs="Times New Roman"/>
                <w:sz w:val="22"/>
              </w:rPr>
              <w:t>&lt;/</w:t>
            </w:r>
            <w:proofErr w:type="spellStart"/>
            <w:r w:rsidRPr="006F39B7">
              <w:rPr>
                <w:rFonts w:ascii="Bookman Old Style" w:hAnsi="Bookman Old Style" w:cs="Times New Roman"/>
                <w:sz w:val="22"/>
              </w:rPr>
              <w:t>System.Web</w:t>
            </w:r>
            <w:proofErr w:type="spellEnd"/>
            <w:r w:rsidRPr="006F39B7">
              <w:rPr>
                <w:rFonts w:ascii="Bookman Old Style" w:hAnsi="Bookman Old Style" w:cs="Times New Roman"/>
                <w:sz w:val="22"/>
              </w:rPr>
              <w:t>&gt;</w:t>
            </w:r>
          </w:p>
        </w:tc>
      </w:tr>
      <w:tr w:rsidR="00A46111" w:rsidRPr="004830A4" w:rsidTr="00A46111">
        <w:trPr>
          <w:trHeight w:val="363"/>
          <w:jc w:val="center"/>
        </w:trPr>
        <w:tc>
          <w:tcPr>
            <w:tcW w:w="3304" w:type="dxa"/>
            <w:shd w:val="clear" w:color="auto" w:fill="0070C0"/>
            <w:vAlign w:val="center"/>
          </w:tcPr>
          <w:p w:rsidR="00A46111" w:rsidRPr="004830A4" w:rsidRDefault="00A46111" w:rsidP="0054554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1109" w:type="dxa"/>
            <w:gridSpan w:val="2"/>
            <w:vAlign w:val="center"/>
          </w:tcPr>
          <w:p w:rsidR="00A46111" w:rsidRPr="004830A4" w:rsidRDefault="00A46111" w:rsidP="00545547">
            <w:pPr>
              <w:pStyle w:val="PwCNormal"/>
              <w:numPr>
                <w:ilvl w:val="0"/>
                <w:numId w:val="0"/>
              </w:numPr>
              <w:spacing w:after="0"/>
              <w:rPr>
                <w:rFonts w:ascii="Bookman Old Style" w:hAnsi="Bookman Old Style" w:cs="Times New Roman"/>
                <w:sz w:val="22"/>
                <w:highlight w:val="yellow"/>
              </w:rPr>
            </w:pPr>
          </w:p>
        </w:tc>
      </w:tr>
    </w:tbl>
    <w:p w:rsidR="00DD32DB" w:rsidRDefault="00DD32DB" w:rsidP="00B85631">
      <w:pPr>
        <w:pStyle w:val="PwCNormal"/>
        <w:numPr>
          <w:ilvl w:val="0"/>
          <w:numId w:val="0"/>
        </w:numPr>
        <w:spacing w:after="0"/>
        <w:rPr>
          <w:rFonts w:ascii="Bookman Old Style" w:hAnsi="Bookman Old Style" w:cs="Times New Roman"/>
        </w:rPr>
      </w:pPr>
    </w:p>
    <w:p w:rsidR="00A46111" w:rsidRDefault="00A46111" w:rsidP="00B85631">
      <w:pPr>
        <w:pStyle w:val="PwCNormal"/>
        <w:numPr>
          <w:ilvl w:val="0"/>
          <w:numId w:val="0"/>
        </w:numPr>
        <w:spacing w:after="0"/>
        <w:rPr>
          <w:rFonts w:ascii="Bookman Old Style" w:hAnsi="Bookman Old Style" w:cs="Times New Roman"/>
        </w:rPr>
      </w:pPr>
    </w:p>
    <w:p w:rsidR="00A46111" w:rsidRDefault="00A46111" w:rsidP="00B85631">
      <w:pPr>
        <w:pStyle w:val="PwCNormal"/>
        <w:numPr>
          <w:ilvl w:val="0"/>
          <w:numId w:val="0"/>
        </w:numPr>
        <w:spacing w:after="0"/>
        <w:rPr>
          <w:rFonts w:ascii="Bookman Old Style" w:hAnsi="Bookman Old Style" w:cs="Times New Roman"/>
        </w:rPr>
      </w:pPr>
    </w:p>
    <w:p w:rsidR="00A46111" w:rsidRDefault="00A46111" w:rsidP="00B85631">
      <w:pPr>
        <w:pStyle w:val="PwCNormal"/>
        <w:numPr>
          <w:ilvl w:val="0"/>
          <w:numId w:val="0"/>
        </w:numPr>
        <w:spacing w:after="0"/>
        <w:rPr>
          <w:rFonts w:ascii="Bookman Old Style" w:hAnsi="Bookman Old Style" w:cs="Times New Roman"/>
        </w:rPr>
      </w:pPr>
    </w:p>
    <w:tbl>
      <w:tblPr>
        <w:tblStyle w:val="TableGrid"/>
        <w:tblW w:w="0" w:type="auto"/>
        <w:jc w:val="center"/>
        <w:tblInd w:w="-640" w:type="dxa"/>
        <w:tblLook w:val="04A0"/>
      </w:tblPr>
      <w:tblGrid>
        <w:gridCol w:w="3416"/>
        <w:gridCol w:w="5598"/>
        <w:gridCol w:w="5480"/>
      </w:tblGrid>
      <w:tr w:rsidR="00880F72" w:rsidRPr="004830A4" w:rsidTr="009F1DA0">
        <w:trPr>
          <w:trHeight w:val="442"/>
          <w:jc w:val="center"/>
        </w:trPr>
        <w:tc>
          <w:tcPr>
            <w:tcW w:w="3416" w:type="dxa"/>
            <w:shd w:val="clear" w:color="auto" w:fill="0070C0"/>
            <w:vAlign w:val="center"/>
          </w:tcPr>
          <w:p w:rsidR="00880F72" w:rsidRPr="004830A4" w:rsidRDefault="00880F72" w:rsidP="00545547">
            <w:pPr>
              <w:pStyle w:val="PwCNormal"/>
              <w:numPr>
                <w:ilvl w:val="0"/>
                <w:numId w:val="17"/>
              </w:numPr>
              <w:spacing w:after="0"/>
              <w:rPr>
                <w:rFonts w:ascii="Bookman Old Style" w:hAnsi="Bookman Old Style" w:cs="Times New Roman"/>
                <w:b/>
                <w:color w:val="FFFFFF" w:themeColor="background1"/>
                <w:sz w:val="22"/>
              </w:rPr>
            </w:pPr>
            <w:r w:rsidRPr="009F1DA0">
              <w:rPr>
                <w:rFonts w:ascii="Bookman Old Style" w:hAnsi="Bookman Old Style" w:cs="Times New Roman"/>
                <w:b/>
                <w:color w:val="FFFFFF" w:themeColor="background1"/>
                <w:sz w:val="22"/>
              </w:rPr>
              <w:lastRenderedPageBreak/>
              <w:t>Click jacking Attack</w:t>
            </w:r>
          </w:p>
        </w:tc>
        <w:tc>
          <w:tcPr>
            <w:tcW w:w="5598" w:type="dxa"/>
            <w:vAlign w:val="center"/>
          </w:tcPr>
          <w:p w:rsidR="00880F72" w:rsidRPr="004830A4" w:rsidRDefault="00880F72" w:rsidP="00A46111">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Low</w:t>
            </w:r>
          </w:p>
        </w:tc>
        <w:tc>
          <w:tcPr>
            <w:tcW w:w="5480" w:type="dxa"/>
            <w:vAlign w:val="center"/>
          </w:tcPr>
          <w:p w:rsidR="00880F72" w:rsidRPr="0050383D" w:rsidRDefault="00880F72" w:rsidP="00172258">
            <w:pPr>
              <w:pStyle w:val="PwCNormal"/>
              <w:numPr>
                <w:ilvl w:val="0"/>
                <w:numId w:val="0"/>
              </w:numPr>
              <w:spacing w:after="0"/>
              <w:rPr>
                <w:rFonts w:ascii="Bookman Old Style" w:hAnsi="Bookman Old Style" w:cs="Times New Roman"/>
                <w:b/>
                <w:sz w:val="22"/>
              </w:rPr>
            </w:pPr>
            <w:r w:rsidRPr="0050383D">
              <w:rPr>
                <w:rFonts w:ascii="Bookman Old Style" w:hAnsi="Bookman Old Style" w:cs="Times New Roman"/>
                <w:b/>
                <w:sz w:val="22"/>
              </w:rPr>
              <w:t>Compliance status</w:t>
            </w:r>
            <w:r>
              <w:rPr>
                <w:rFonts w:ascii="Bookman Old Style" w:hAnsi="Bookman Old Style" w:cs="Times New Roman"/>
                <w:b/>
                <w:sz w:val="22"/>
              </w:rPr>
              <w:t xml:space="preserve"> : C</w:t>
            </w:r>
            <w:r>
              <w:rPr>
                <w:rFonts w:ascii="Bookman Old Style" w:hAnsi="Bookman Old Style" w:cs="Times New Roman"/>
                <w:sz w:val="22"/>
              </w:rPr>
              <w:t>losed &amp; Complied</w:t>
            </w:r>
          </w:p>
        </w:tc>
      </w:tr>
      <w:tr w:rsidR="009F1DA0" w:rsidRPr="004830A4" w:rsidTr="00C24A8D">
        <w:trPr>
          <w:trHeight w:val="541"/>
          <w:jc w:val="center"/>
        </w:trPr>
        <w:tc>
          <w:tcPr>
            <w:tcW w:w="3416" w:type="dxa"/>
            <w:shd w:val="clear" w:color="auto" w:fill="0070C0"/>
            <w:vAlign w:val="center"/>
          </w:tcPr>
          <w:p w:rsidR="009F1DA0" w:rsidRPr="004830A4" w:rsidRDefault="009F1DA0" w:rsidP="0054554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1078" w:type="dxa"/>
            <w:gridSpan w:val="2"/>
            <w:vAlign w:val="center"/>
          </w:tcPr>
          <w:p w:rsidR="009F1DA0" w:rsidRPr="009E681D" w:rsidRDefault="009F1DA0" w:rsidP="002C30EC">
            <w:pPr>
              <w:pStyle w:val="PwCNormal"/>
              <w:spacing w:after="0"/>
              <w:jc w:val="both"/>
              <w:rPr>
                <w:rFonts w:ascii="Bookman Old Style" w:hAnsi="Bookman Old Style" w:cs="Times New Roman"/>
                <w:sz w:val="22"/>
              </w:rPr>
            </w:pPr>
            <w:proofErr w:type="spellStart"/>
            <w:r w:rsidRPr="009E681D">
              <w:rPr>
                <w:rFonts w:ascii="Bookman Old Style" w:hAnsi="Bookman Old Style" w:cs="Times New Roman"/>
                <w:sz w:val="22"/>
              </w:rPr>
              <w:t>Clickjacking</w:t>
            </w:r>
            <w:proofErr w:type="spellEnd"/>
            <w:r w:rsidRPr="009E681D">
              <w:rPr>
                <w:rFonts w:ascii="Bookman Old Style" w:hAnsi="Bookman Old Style" w:cs="Times New Roman"/>
                <w:sz w:val="22"/>
              </w:rPr>
              <w:t xml:space="preserve"> is a malicious technique of tricking a Web user into clicking on something different from what the user perceives they are clicking on, thus potentially revealing confidential information or taking control of their computer while clicking on seemingly innocuous web pages.</w:t>
            </w:r>
            <w:r>
              <w:rPr>
                <w:rFonts w:ascii="Bookman Old Style" w:hAnsi="Bookman Old Style" w:cs="Times New Roman"/>
                <w:sz w:val="22"/>
              </w:rPr>
              <w:t xml:space="preserve"> </w:t>
            </w:r>
            <w:r w:rsidRPr="009E681D">
              <w:rPr>
                <w:rFonts w:ascii="Bookman Old Style" w:hAnsi="Bookman Old Style" w:cs="Times New Roman"/>
                <w:sz w:val="22"/>
              </w:rPr>
              <w:t xml:space="preserve">The server didn't return an X-Frame-Options header which means that this website could be at risk of a </w:t>
            </w:r>
            <w:proofErr w:type="spellStart"/>
            <w:r w:rsidRPr="009E681D">
              <w:rPr>
                <w:rFonts w:ascii="Bookman Old Style" w:hAnsi="Bookman Old Style" w:cs="Times New Roman"/>
                <w:sz w:val="22"/>
              </w:rPr>
              <w:t>clickjacking</w:t>
            </w:r>
            <w:proofErr w:type="spellEnd"/>
            <w:r w:rsidRPr="009E681D">
              <w:rPr>
                <w:rFonts w:ascii="Bookman Old Style" w:hAnsi="Bookman Old Style" w:cs="Times New Roman"/>
                <w:sz w:val="22"/>
              </w:rPr>
              <w:t xml:space="preserve"> attack. The X-Frame-Options HTTP response header can be used to indicate whether or not a browser should be allowed to render a page inside a frame or </w:t>
            </w:r>
            <w:proofErr w:type="spellStart"/>
            <w:r w:rsidRPr="009E681D">
              <w:rPr>
                <w:rFonts w:ascii="Bookman Old Style" w:hAnsi="Bookman Old Style" w:cs="Times New Roman"/>
                <w:sz w:val="22"/>
              </w:rPr>
              <w:t>iframe</w:t>
            </w:r>
            <w:proofErr w:type="spellEnd"/>
            <w:r w:rsidRPr="009E681D">
              <w:rPr>
                <w:rFonts w:ascii="Bookman Old Style" w:hAnsi="Bookman Old Style" w:cs="Times New Roman"/>
                <w:sz w:val="22"/>
              </w:rPr>
              <w:t xml:space="preserve">. </w:t>
            </w:r>
          </w:p>
        </w:tc>
      </w:tr>
      <w:tr w:rsidR="009F1DA0" w:rsidRPr="004830A4" w:rsidTr="00A46111">
        <w:trPr>
          <w:trHeight w:val="373"/>
          <w:jc w:val="center"/>
        </w:trPr>
        <w:tc>
          <w:tcPr>
            <w:tcW w:w="3416" w:type="dxa"/>
            <w:shd w:val="clear" w:color="auto" w:fill="0070C0"/>
            <w:vAlign w:val="center"/>
          </w:tcPr>
          <w:p w:rsidR="009F1DA0" w:rsidRPr="004830A4" w:rsidRDefault="009F1DA0" w:rsidP="0054554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1078" w:type="dxa"/>
            <w:gridSpan w:val="2"/>
            <w:vAlign w:val="center"/>
          </w:tcPr>
          <w:p w:rsidR="009F1DA0" w:rsidRPr="00C24A8D" w:rsidRDefault="009F1DA0" w:rsidP="00C24A8D">
            <w:pPr>
              <w:pStyle w:val="PwCNormal"/>
              <w:numPr>
                <w:ilvl w:val="0"/>
                <w:numId w:val="0"/>
              </w:numPr>
              <w:spacing w:after="0"/>
              <w:rPr>
                <w:rFonts w:ascii="Bookman Old Style" w:hAnsi="Bookman Old Style" w:cs="Times New Roman"/>
                <w:sz w:val="22"/>
              </w:rPr>
            </w:pPr>
            <w:r w:rsidRPr="00C24A8D">
              <w:rPr>
                <w:rFonts w:ascii="Bookman Old Style" w:hAnsi="Bookman Old Style" w:cs="Times New Roman"/>
                <w:sz w:val="22"/>
              </w:rPr>
              <w:t>/ (</w:t>
            </w:r>
            <w:proofErr w:type="spellStart"/>
            <w:r w:rsidRPr="00C24A8D">
              <w:rPr>
                <w:rFonts w:ascii="Bookman Old Style" w:hAnsi="Bookman Old Style" w:cs="Times New Roman"/>
                <w:sz w:val="22"/>
              </w:rPr>
              <w:t>webserver</w:t>
            </w:r>
            <w:proofErr w:type="spellEnd"/>
            <w:r w:rsidRPr="00C24A8D">
              <w:rPr>
                <w:rFonts w:ascii="Bookman Old Style" w:hAnsi="Bookman Old Style" w:cs="Times New Roman"/>
                <w:sz w:val="22"/>
              </w:rPr>
              <w:t>)</w:t>
            </w:r>
          </w:p>
        </w:tc>
      </w:tr>
      <w:tr w:rsidR="009F1DA0" w:rsidRPr="004830A4" w:rsidTr="00C24A8D">
        <w:trPr>
          <w:trHeight w:val="584"/>
          <w:jc w:val="center"/>
        </w:trPr>
        <w:tc>
          <w:tcPr>
            <w:tcW w:w="3416" w:type="dxa"/>
            <w:shd w:val="clear" w:color="auto" w:fill="0070C0"/>
            <w:vAlign w:val="center"/>
          </w:tcPr>
          <w:p w:rsidR="009F1DA0" w:rsidRPr="004830A4" w:rsidRDefault="009F1DA0" w:rsidP="0054554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1078" w:type="dxa"/>
            <w:gridSpan w:val="2"/>
            <w:vAlign w:val="center"/>
          </w:tcPr>
          <w:p w:rsidR="009F1DA0" w:rsidRPr="004830A4" w:rsidRDefault="009F1DA0" w:rsidP="002C30EC">
            <w:pPr>
              <w:pStyle w:val="PwCNormal"/>
              <w:numPr>
                <w:ilvl w:val="0"/>
                <w:numId w:val="0"/>
              </w:numPr>
              <w:spacing w:after="0"/>
              <w:rPr>
                <w:rFonts w:ascii="Bookman Old Style" w:hAnsi="Bookman Old Style" w:cs="Times New Roman"/>
                <w:sz w:val="22"/>
              </w:rPr>
            </w:pPr>
            <w:r w:rsidRPr="001D7C88">
              <w:rPr>
                <w:rFonts w:ascii="Bookman Old Style" w:hAnsi="Bookman Old Style" w:cs="Times New Roman"/>
                <w:sz w:val="22"/>
              </w:rPr>
              <w:t>An attacker may trick the user into clicking on the link by framing the original page and showing a layer on top of it with dummy buttons. When the user clicks on the buttons he is redirected to the attacker’s malicious websites.</w:t>
            </w:r>
          </w:p>
        </w:tc>
      </w:tr>
      <w:tr w:rsidR="009F1DA0" w:rsidRPr="004830A4" w:rsidTr="00C24A8D">
        <w:trPr>
          <w:trHeight w:val="1125"/>
          <w:jc w:val="center"/>
        </w:trPr>
        <w:tc>
          <w:tcPr>
            <w:tcW w:w="14494" w:type="dxa"/>
            <w:gridSpan w:val="3"/>
            <w:vAlign w:val="center"/>
          </w:tcPr>
          <w:p w:rsidR="009F1DA0" w:rsidRPr="004830A4" w:rsidRDefault="009F1DA0" w:rsidP="00545547">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9F1DA0" w:rsidRPr="004830A4" w:rsidRDefault="009F1DA0" w:rsidP="00DD32DB">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lastRenderedPageBreak/>
              <w:drawing>
                <wp:inline distT="0" distB="0" distL="0" distR="0">
                  <wp:extent cx="3978792" cy="3905861"/>
                  <wp:effectExtent l="19050" t="19050" r="21708" b="18439"/>
                  <wp:docPr id="12" name="Picture 7" descr="F:\security res\Audit\AP Codes\UNSAFE SCREENSHOTS\Clickjack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ecurity res\Audit\AP Codes\UNSAFE SCREENSHOTS\Clickjackin.PNG"/>
                          <pic:cNvPicPr>
                            <a:picLocks noChangeAspect="1" noChangeArrowheads="1"/>
                          </pic:cNvPicPr>
                        </pic:nvPicPr>
                        <pic:blipFill>
                          <a:blip r:embed="rId20" cstate="print"/>
                          <a:srcRect/>
                          <a:stretch>
                            <a:fillRect/>
                          </a:stretch>
                        </pic:blipFill>
                        <pic:spPr bwMode="auto">
                          <a:xfrm>
                            <a:off x="0" y="0"/>
                            <a:ext cx="3978792" cy="3905861"/>
                          </a:xfrm>
                          <a:prstGeom prst="rect">
                            <a:avLst/>
                          </a:prstGeom>
                          <a:noFill/>
                          <a:ln w="19050">
                            <a:solidFill>
                              <a:srgbClr val="C00000"/>
                            </a:solidFill>
                            <a:miter lim="800000"/>
                            <a:headEnd/>
                            <a:tailEnd/>
                          </a:ln>
                        </pic:spPr>
                      </pic:pic>
                    </a:graphicData>
                  </a:graphic>
                </wp:inline>
              </w:drawing>
            </w:r>
          </w:p>
        </w:tc>
      </w:tr>
      <w:tr w:rsidR="009F1DA0" w:rsidRPr="004830A4" w:rsidTr="00C24A8D">
        <w:trPr>
          <w:trHeight w:val="541"/>
          <w:jc w:val="center"/>
        </w:trPr>
        <w:tc>
          <w:tcPr>
            <w:tcW w:w="3416" w:type="dxa"/>
            <w:shd w:val="clear" w:color="auto" w:fill="0070C0"/>
            <w:vAlign w:val="center"/>
          </w:tcPr>
          <w:p w:rsidR="009F1DA0" w:rsidRPr="004830A4" w:rsidRDefault="009F1DA0" w:rsidP="00545547">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1078" w:type="dxa"/>
            <w:gridSpan w:val="2"/>
            <w:vAlign w:val="center"/>
          </w:tcPr>
          <w:p w:rsidR="009F1DA0" w:rsidRDefault="009F1DA0" w:rsidP="002C30EC">
            <w:pPr>
              <w:pStyle w:val="PwCNormal"/>
              <w:numPr>
                <w:ilvl w:val="0"/>
                <w:numId w:val="0"/>
              </w:numPr>
              <w:spacing w:after="0"/>
              <w:rPr>
                <w:rFonts w:ascii="Bookman Old Style" w:hAnsi="Bookman Old Style" w:cs="Times New Roman"/>
                <w:sz w:val="22"/>
              </w:rPr>
            </w:pPr>
            <w:r w:rsidRPr="007C671E">
              <w:rPr>
                <w:rFonts w:ascii="Bookman Old Style" w:hAnsi="Bookman Old Style" w:cs="Times New Roman"/>
                <w:sz w:val="22"/>
              </w:rPr>
              <w:t>Sites can use X-Frame-Options to avoid click</w:t>
            </w:r>
            <w:r w:rsidR="00A46111">
              <w:rPr>
                <w:rFonts w:ascii="Bookman Old Style" w:hAnsi="Bookman Old Style" w:cs="Times New Roman"/>
                <w:sz w:val="22"/>
              </w:rPr>
              <w:t xml:space="preserve"> </w:t>
            </w:r>
            <w:r w:rsidRPr="007C671E">
              <w:rPr>
                <w:rFonts w:ascii="Bookman Old Style" w:hAnsi="Bookman Old Style" w:cs="Times New Roman"/>
                <w:sz w:val="22"/>
              </w:rPr>
              <w:t>jacking attacks, by ensuring that their content is not embedded into other sites.</w:t>
            </w:r>
          </w:p>
          <w:p w:rsidR="009F1DA0" w:rsidRPr="00623AC5" w:rsidRDefault="009F1DA0" w:rsidP="002C30EC">
            <w:pPr>
              <w:rPr>
                <w:rFonts w:ascii="Bookman Old Style" w:hAnsi="Bookman Old Style"/>
                <w:sz w:val="22"/>
                <w:szCs w:val="22"/>
              </w:rPr>
            </w:pPr>
            <w:r w:rsidRPr="00623AC5">
              <w:rPr>
                <w:rFonts w:ascii="Bookman Old Style" w:hAnsi="Bookman Old Style"/>
                <w:sz w:val="22"/>
                <w:szCs w:val="22"/>
              </w:rPr>
              <w:t>It is recommended to perform the following:</w:t>
            </w:r>
          </w:p>
          <w:p w:rsidR="009F1DA0" w:rsidRPr="00623AC5" w:rsidRDefault="009F1DA0" w:rsidP="002C30EC">
            <w:pPr>
              <w:pStyle w:val="ListParagraph"/>
              <w:numPr>
                <w:ilvl w:val="0"/>
                <w:numId w:val="26"/>
              </w:numPr>
              <w:rPr>
                <w:rFonts w:ascii="Bookman Old Style" w:hAnsi="Bookman Old Style"/>
                <w:sz w:val="22"/>
                <w:szCs w:val="22"/>
              </w:rPr>
            </w:pPr>
            <w:r w:rsidRPr="00623AC5">
              <w:rPr>
                <w:rFonts w:ascii="Bookman Old Style" w:hAnsi="Bookman Old Style"/>
                <w:sz w:val="22"/>
                <w:szCs w:val="22"/>
              </w:rPr>
              <w:t>Use the X-FRAME Options in response header set to DENY or Same Origin or ALLOW-FROM a specified URL</w:t>
            </w:r>
          </w:p>
          <w:p w:rsidR="009F1DA0" w:rsidRPr="00623AC5" w:rsidRDefault="009F1DA0" w:rsidP="002C30EC">
            <w:pPr>
              <w:pStyle w:val="ListParagraph"/>
              <w:numPr>
                <w:ilvl w:val="0"/>
                <w:numId w:val="26"/>
              </w:numPr>
              <w:rPr>
                <w:rFonts w:ascii="Bookman Old Style" w:hAnsi="Bookman Old Style"/>
                <w:sz w:val="22"/>
                <w:szCs w:val="22"/>
              </w:rPr>
            </w:pPr>
            <w:r w:rsidRPr="00623AC5">
              <w:rPr>
                <w:rFonts w:ascii="Bookman Old Style" w:hAnsi="Bookman Old Style"/>
                <w:sz w:val="22"/>
                <w:szCs w:val="22"/>
              </w:rPr>
              <w:t xml:space="preserve">X-Frame-Options: This header works with modern browsers and can be used to prevent framing of the page. </w:t>
            </w:r>
          </w:p>
          <w:p w:rsidR="009F1DA0" w:rsidRPr="00623AC5" w:rsidRDefault="009F1DA0" w:rsidP="002C30EC">
            <w:pPr>
              <w:rPr>
                <w:rFonts w:ascii="Bookman Old Style" w:hAnsi="Bookman Old Style"/>
                <w:color w:val="000000" w:themeColor="text1"/>
                <w:sz w:val="22"/>
                <w:szCs w:val="22"/>
                <w:lang w:eastAsia="en-AU"/>
              </w:rPr>
            </w:pPr>
            <w:r w:rsidRPr="00623AC5">
              <w:rPr>
                <w:rFonts w:ascii="Bookman Old Style" w:hAnsi="Bookman Old Style"/>
                <w:color w:val="000000" w:themeColor="text1"/>
                <w:sz w:val="22"/>
                <w:szCs w:val="22"/>
                <w:lang w:eastAsia="en-AU"/>
              </w:rPr>
              <w:t xml:space="preserve">Refer to respective CWE and relevant guidelines for more information: </w:t>
            </w:r>
          </w:p>
          <w:p w:rsidR="009F1DA0" w:rsidRPr="007C671E" w:rsidRDefault="009F1DA0" w:rsidP="002C30EC">
            <w:pPr>
              <w:pStyle w:val="PwCNormal"/>
              <w:numPr>
                <w:ilvl w:val="0"/>
                <w:numId w:val="0"/>
              </w:numPr>
              <w:spacing w:after="0"/>
              <w:rPr>
                <w:rFonts w:ascii="Bookman Old Style" w:hAnsi="Bookman Old Style" w:cs="Times New Roman"/>
                <w:sz w:val="22"/>
              </w:rPr>
            </w:pPr>
            <w:r w:rsidRPr="007C671E">
              <w:rPr>
                <w:rFonts w:ascii="Bookman Old Style" w:hAnsi="Bookman Old Style" w:cs="Times New Roman"/>
              </w:rPr>
              <w:t>https://cwe.mitre.org/data/definitions/1021.html</w:t>
            </w:r>
          </w:p>
        </w:tc>
      </w:tr>
      <w:tr w:rsidR="009F1DA0" w:rsidRPr="004830A4" w:rsidTr="0042002F">
        <w:trPr>
          <w:trHeight w:val="274"/>
          <w:jc w:val="center"/>
        </w:trPr>
        <w:tc>
          <w:tcPr>
            <w:tcW w:w="3416" w:type="dxa"/>
            <w:shd w:val="clear" w:color="auto" w:fill="0070C0"/>
            <w:vAlign w:val="center"/>
          </w:tcPr>
          <w:p w:rsidR="009F1DA0" w:rsidRPr="004830A4" w:rsidRDefault="009F1DA0" w:rsidP="0054554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1078" w:type="dxa"/>
            <w:gridSpan w:val="2"/>
            <w:vAlign w:val="center"/>
          </w:tcPr>
          <w:p w:rsidR="009F1DA0" w:rsidRPr="004830A4" w:rsidRDefault="009F1DA0" w:rsidP="00545547">
            <w:pPr>
              <w:pStyle w:val="PwCNormal"/>
              <w:numPr>
                <w:ilvl w:val="0"/>
                <w:numId w:val="0"/>
              </w:numPr>
              <w:spacing w:after="0"/>
              <w:rPr>
                <w:rFonts w:ascii="Bookman Old Style" w:hAnsi="Bookman Old Style" w:cs="Times New Roman"/>
                <w:sz w:val="22"/>
                <w:highlight w:val="yellow"/>
              </w:rPr>
            </w:pPr>
          </w:p>
        </w:tc>
      </w:tr>
    </w:tbl>
    <w:p w:rsidR="00DD32DB" w:rsidRDefault="00DD32DB" w:rsidP="00B85631">
      <w:pPr>
        <w:pStyle w:val="PwCNormal"/>
        <w:numPr>
          <w:ilvl w:val="0"/>
          <w:numId w:val="0"/>
        </w:numPr>
        <w:spacing w:after="0"/>
        <w:rPr>
          <w:rFonts w:ascii="Bookman Old Style" w:hAnsi="Bookman Old Style" w:cs="Times New Roman"/>
        </w:rPr>
      </w:pPr>
    </w:p>
    <w:tbl>
      <w:tblPr>
        <w:tblStyle w:val="TableGrid"/>
        <w:tblW w:w="0" w:type="auto"/>
        <w:jc w:val="center"/>
        <w:tblInd w:w="-522" w:type="dxa"/>
        <w:tblLook w:val="04A0"/>
      </w:tblPr>
      <w:tblGrid>
        <w:gridCol w:w="3568"/>
        <w:gridCol w:w="5954"/>
        <w:gridCol w:w="4854"/>
      </w:tblGrid>
      <w:tr w:rsidR="00880F72" w:rsidRPr="004830A4" w:rsidTr="007D42CE">
        <w:trPr>
          <w:trHeight w:val="584"/>
          <w:jc w:val="center"/>
        </w:trPr>
        <w:tc>
          <w:tcPr>
            <w:tcW w:w="3568" w:type="dxa"/>
            <w:shd w:val="clear" w:color="auto" w:fill="0070C0"/>
            <w:vAlign w:val="center"/>
          </w:tcPr>
          <w:p w:rsidR="00880F72" w:rsidRPr="004830A4" w:rsidRDefault="00880F72" w:rsidP="00545547">
            <w:pPr>
              <w:pStyle w:val="PwCNormal"/>
              <w:numPr>
                <w:ilvl w:val="0"/>
                <w:numId w:val="17"/>
              </w:numPr>
              <w:spacing w:after="0"/>
              <w:rPr>
                <w:rFonts w:ascii="Bookman Old Style" w:hAnsi="Bookman Old Style" w:cs="Times New Roman"/>
                <w:b/>
                <w:color w:val="FFFFFF" w:themeColor="background1"/>
                <w:sz w:val="22"/>
              </w:rPr>
            </w:pPr>
            <w:r w:rsidRPr="007D42CE">
              <w:rPr>
                <w:rFonts w:ascii="Bookman Old Style" w:hAnsi="Bookman Old Style" w:cs="Times New Roman"/>
                <w:b/>
                <w:color w:val="FFFFFF" w:themeColor="background1"/>
                <w:sz w:val="22"/>
              </w:rPr>
              <w:t>Strict-Transport-Security Header Not Set</w:t>
            </w:r>
          </w:p>
        </w:tc>
        <w:tc>
          <w:tcPr>
            <w:tcW w:w="5954" w:type="dxa"/>
            <w:vAlign w:val="center"/>
          </w:tcPr>
          <w:p w:rsidR="00880F72" w:rsidRPr="004830A4" w:rsidRDefault="00880F72" w:rsidP="00A46111">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Low</w:t>
            </w:r>
          </w:p>
        </w:tc>
        <w:tc>
          <w:tcPr>
            <w:tcW w:w="4854" w:type="dxa"/>
            <w:vAlign w:val="center"/>
          </w:tcPr>
          <w:p w:rsidR="00880F72" w:rsidRPr="0050383D" w:rsidRDefault="00880F72" w:rsidP="00172258">
            <w:pPr>
              <w:pStyle w:val="PwCNormal"/>
              <w:numPr>
                <w:ilvl w:val="0"/>
                <w:numId w:val="0"/>
              </w:numPr>
              <w:spacing w:after="0"/>
              <w:rPr>
                <w:rFonts w:ascii="Bookman Old Style" w:hAnsi="Bookman Old Style" w:cs="Times New Roman"/>
                <w:b/>
                <w:sz w:val="22"/>
              </w:rPr>
            </w:pPr>
            <w:r w:rsidRPr="0050383D">
              <w:rPr>
                <w:rFonts w:ascii="Bookman Old Style" w:hAnsi="Bookman Old Style" w:cs="Times New Roman"/>
                <w:b/>
                <w:sz w:val="22"/>
              </w:rPr>
              <w:t>Compliance status</w:t>
            </w:r>
            <w:r>
              <w:rPr>
                <w:rFonts w:ascii="Bookman Old Style" w:hAnsi="Bookman Old Style" w:cs="Times New Roman"/>
                <w:b/>
                <w:sz w:val="22"/>
              </w:rPr>
              <w:t xml:space="preserve"> : C</w:t>
            </w:r>
            <w:r>
              <w:rPr>
                <w:rFonts w:ascii="Bookman Old Style" w:hAnsi="Bookman Old Style" w:cs="Times New Roman"/>
                <w:sz w:val="22"/>
              </w:rPr>
              <w:t>losed &amp; Complied</w:t>
            </w:r>
          </w:p>
        </w:tc>
      </w:tr>
      <w:tr w:rsidR="007D42CE" w:rsidRPr="004830A4" w:rsidTr="007D42CE">
        <w:trPr>
          <w:trHeight w:val="541"/>
          <w:jc w:val="center"/>
        </w:trPr>
        <w:tc>
          <w:tcPr>
            <w:tcW w:w="3568" w:type="dxa"/>
            <w:shd w:val="clear" w:color="auto" w:fill="0070C0"/>
            <w:vAlign w:val="center"/>
          </w:tcPr>
          <w:p w:rsidR="007D42CE" w:rsidRPr="004830A4" w:rsidRDefault="007D42CE" w:rsidP="0054554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08" w:type="dxa"/>
            <w:gridSpan w:val="2"/>
            <w:vAlign w:val="center"/>
          </w:tcPr>
          <w:p w:rsidR="007D42CE" w:rsidRPr="004830A4" w:rsidRDefault="007D42CE" w:rsidP="002C30EC">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 xml:space="preserve">The server is not configured with the HTTP strict transport security header (HSTS) in the response header. </w:t>
            </w:r>
            <w:r w:rsidRPr="00CE0B53">
              <w:rPr>
                <w:rFonts w:ascii="Bookman Old Style" w:hAnsi="Bookman Old Style" w:cs="Times New Roman"/>
                <w:sz w:val="22"/>
              </w:rPr>
              <w:t>HTTP Strict Transport Security (HSTS) is a method for web applications to ensure they only use TLS to support secure transport. It protects users against passive eavesdropper and active man-in-the-middle (MITM) attacks.</w:t>
            </w:r>
          </w:p>
        </w:tc>
      </w:tr>
      <w:tr w:rsidR="007D42CE" w:rsidRPr="004830A4" w:rsidTr="007D42CE">
        <w:trPr>
          <w:trHeight w:val="350"/>
          <w:jc w:val="center"/>
        </w:trPr>
        <w:tc>
          <w:tcPr>
            <w:tcW w:w="3568" w:type="dxa"/>
            <w:shd w:val="clear" w:color="auto" w:fill="0070C0"/>
            <w:vAlign w:val="center"/>
          </w:tcPr>
          <w:p w:rsidR="007D42CE" w:rsidRPr="004830A4" w:rsidRDefault="007D42CE" w:rsidP="0054554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08" w:type="dxa"/>
            <w:gridSpan w:val="2"/>
            <w:vAlign w:val="center"/>
          </w:tcPr>
          <w:p w:rsidR="007D42CE" w:rsidRPr="001B70E0" w:rsidRDefault="007D42CE" w:rsidP="00545547">
            <w:pPr>
              <w:pStyle w:val="PwCNormal"/>
              <w:numPr>
                <w:ilvl w:val="0"/>
                <w:numId w:val="0"/>
              </w:numPr>
              <w:spacing w:after="0"/>
              <w:rPr>
                <w:rFonts w:ascii="Bookman Old Style" w:hAnsi="Bookman Old Style" w:cs="Times New Roman"/>
                <w:sz w:val="22"/>
              </w:rPr>
            </w:pPr>
            <w:r w:rsidRPr="001B70E0">
              <w:rPr>
                <w:rFonts w:ascii="Bookman Old Style" w:hAnsi="Bookman Old Style" w:cs="Times New Roman"/>
                <w:sz w:val="22"/>
              </w:rPr>
              <w:t>/ (web server)</w:t>
            </w:r>
          </w:p>
        </w:tc>
      </w:tr>
      <w:tr w:rsidR="007D42CE" w:rsidRPr="004830A4" w:rsidTr="007D42CE">
        <w:trPr>
          <w:trHeight w:val="584"/>
          <w:jc w:val="center"/>
        </w:trPr>
        <w:tc>
          <w:tcPr>
            <w:tcW w:w="3568" w:type="dxa"/>
            <w:shd w:val="clear" w:color="auto" w:fill="0070C0"/>
            <w:vAlign w:val="center"/>
          </w:tcPr>
          <w:p w:rsidR="007D42CE" w:rsidRPr="004830A4" w:rsidRDefault="007D42CE" w:rsidP="0054554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08" w:type="dxa"/>
            <w:gridSpan w:val="2"/>
            <w:vAlign w:val="center"/>
          </w:tcPr>
          <w:p w:rsidR="007D42CE" w:rsidRPr="004830A4" w:rsidRDefault="007D42CE" w:rsidP="002C30EC">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 xml:space="preserve">Failing to implement HSTS can lead to potential man in the middle attack and </w:t>
            </w:r>
            <w:proofErr w:type="gramStart"/>
            <w:r>
              <w:rPr>
                <w:rFonts w:ascii="Bookman Old Style" w:hAnsi="Bookman Old Style" w:cs="Times New Roman"/>
                <w:sz w:val="22"/>
              </w:rPr>
              <w:t>eavesdropping</w:t>
            </w:r>
            <w:proofErr w:type="gramEnd"/>
            <w:r>
              <w:rPr>
                <w:rFonts w:ascii="Bookman Old Style" w:hAnsi="Bookman Old Style" w:cs="Times New Roman"/>
                <w:sz w:val="22"/>
              </w:rPr>
              <w:t xml:space="preserve"> the connections due to plain text transfer of data.</w:t>
            </w:r>
          </w:p>
        </w:tc>
      </w:tr>
      <w:tr w:rsidR="007D42CE" w:rsidRPr="004830A4" w:rsidTr="00C24A8D">
        <w:trPr>
          <w:trHeight w:val="1125"/>
          <w:jc w:val="center"/>
        </w:trPr>
        <w:tc>
          <w:tcPr>
            <w:tcW w:w="14376" w:type="dxa"/>
            <w:gridSpan w:val="3"/>
            <w:vAlign w:val="center"/>
          </w:tcPr>
          <w:p w:rsidR="007D42CE" w:rsidRPr="004830A4" w:rsidRDefault="007D42CE" w:rsidP="00545547">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7D42CE" w:rsidRPr="004830A4" w:rsidRDefault="007D42CE" w:rsidP="00D1727B">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drawing>
                <wp:inline distT="0" distB="0" distL="0" distR="0">
                  <wp:extent cx="8272145" cy="3423920"/>
                  <wp:effectExtent l="19050" t="19050" r="14605" b="24130"/>
                  <wp:docPr id="9" name="Picture 1" descr="F:\security res\Audit\AP Codes\UNSAFE SCREENSHOTS\H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ecurity res\Audit\AP Codes\UNSAFE SCREENSHOTS\HSTS.PNG"/>
                          <pic:cNvPicPr>
                            <a:picLocks noChangeAspect="1" noChangeArrowheads="1"/>
                          </pic:cNvPicPr>
                        </pic:nvPicPr>
                        <pic:blipFill>
                          <a:blip r:embed="rId21" cstate="print"/>
                          <a:srcRect/>
                          <a:stretch>
                            <a:fillRect/>
                          </a:stretch>
                        </pic:blipFill>
                        <pic:spPr bwMode="auto">
                          <a:xfrm>
                            <a:off x="0" y="0"/>
                            <a:ext cx="8272145" cy="3423920"/>
                          </a:xfrm>
                          <a:prstGeom prst="rect">
                            <a:avLst/>
                          </a:prstGeom>
                          <a:noFill/>
                          <a:ln w="19050">
                            <a:solidFill>
                              <a:srgbClr val="C00000"/>
                            </a:solidFill>
                            <a:miter lim="800000"/>
                            <a:headEnd/>
                            <a:tailEnd/>
                          </a:ln>
                        </pic:spPr>
                      </pic:pic>
                    </a:graphicData>
                  </a:graphic>
                </wp:inline>
              </w:drawing>
            </w:r>
          </w:p>
        </w:tc>
      </w:tr>
      <w:tr w:rsidR="007D42CE" w:rsidRPr="004830A4" w:rsidTr="007D42CE">
        <w:trPr>
          <w:trHeight w:val="541"/>
          <w:jc w:val="center"/>
        </w:trPr>
        <w:tc>
          <w:tcPr>
            <w:tcW w:w="3568" w:type="dxa"/>
            <w:shd w:val="clear" w:color="auto" w:fill="0070C0"/>
            <w:vAlign w:val="center"/>
          </w:tcPr>
          <w:p w:rsidR="007D42CE" w:rsidRPr="004830A4" w:rsidRDefault="007D42CE" w:rsidP="00545547">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08" w:type="dxa"/>
            <w:gridSpan w:val="2"/>
            <w:vAlign w:val="center"/>
          </w:tcPr>
          <w:p w:rsidR="007D42CE" w:rsidRDefault="007D42CE" w:rsidP="008A3CC8">
            <w:pPr>
              <w:pStyle w:val="PwCNormal"/>
              <w:spacing w:after="0"/>
              <w:jc w:val="both"/>
              <w:rPr>
                <w:rFonts w:ascii="Bookman Old Style" w:hAnsi="Bookman Old Style" w:cs="Times New Roman"/>
                <w:sz w:val="22"/>
              </w:rPr>
            </w:pPr>
            <w:r>
              <w:rPr>
                <w:rFonts w:ascii="Bookman Old Style" w:hAnsi="Bookman Old Style" w:cs="Times New Roman"/>
                <w:sz w:val="22"/>
              </w:rPr>
              <w:t>Configure the server with the following options:</w:t>
            </w:r>
          </w:p>
          <w:p w:rsidR="007D42CE" w:rsidRPr="00642226" w:rsidRDefault="007D42CE" w:rsidP="008A3CC8">
            <w:pPr>
              <w:pStyle w:val="PwCNormal"/>
              <w:numPr>
                <w:ilvl w:val="0"/>
                <w:numId w:val="27"/>
              </w:numPr>
              <w:spacing w:after="0"/>
              <w:ind w:left="265" w:hanging="265"/>
              <w:jc w:val="both"/>
              <w:rPr>
                <w:rFonts w:ascii="Bookman Old Style" w:hAnsi="Bookman Old Style" w:cs="Times New Roman"/>
                <w:b/>
                <w:sz w:val="22"/>
              </w:rPr>
            </w:pPr>
            <w:r w:rsidRPr="00642226">
              <w:rPr>
                <w:rFonts w:ascii="Bookman Old Style" w:hAnsi="Bookman Old Style" w:cs="Times New Roman"/>
                <w:b/>
                <w:sz w:val="22"/>
              </w:rPr>
              <w:t>Strict-Transport-Security: max-age=31536000</w:t>
            </w:r>
          </w:p>
          <w:p w:rsidR="007D42CE" w:rsidRPr="00642226" w:rsidRDefault="007D42CE" w:rsidP="008A3CC8">
            <w:pPr>
              <w:pStyle w:val="PwCNormal"/>
              <w:spacing w:after="0"/>
              <w:jc w:val="both"/>
              <w:rPr>
                <w:rFonts w:ascii="Bookman Old Style" w:hAnsi="Bookman Old Style" w:cs="Times New Roman"/>
                <w:sz w:val="22"/>
              </w:rPr>
            </w:pPr>
            <w:r w:rsidRPr="00642226">
              <w:rPr>
                <w:rFonts w:ascii="Bookman Old Style" w:hAnsi="Bookman Old Style" w:cs="Times New Roman"/>
                <w:sz w:val="22"/>
              </w:rPr>
              <w:t xml:space="preserve">    The HSTS policy is applied only to the domain of HSTS host issuing it and remains in effect for one year.</w:t>
            </w:r>
          </w:p>
          <w:p w:rsidR="007D42CE" w:rsidRPr="00642226" w:rsidRDefault="007D42CE" w:rsidP="008A3CC8">
            <w:pPr>
              <w:pStyle w:val="PwCNormal"/>
              <w:numPr>
                <w:ilvl w:val="0"/>
                <w:numId w:val="27"/>
              </w:numPr>
              <w:spacing w:after="0"/>
              <w:ind w:left="265" w:hanging="265"/>
              <w:jc w:val="both"/>
              <w:rPr>
                <w:rFonts w:ascii="Bookman Old Style" w:hAnsi="Bookman Old Style" w:cs="Times New Roman"/>
                <w:b/>
                <w:sz w:val="22"/>
              </w:rPr>
            </w:pPr>
            <w:r w:rsidRPr="00642226">
              <w:rPr>
                <w:rFonts w:ascii="Bookman Old Style" w:hAnsi="Bookman Old Style" w:cs="Times New Roman"/>
                <w:b/>
                <w:sz w:val="22"/>
              </w:rPr>
              <w:t xml:space="preserve">Strict-Transport-Security: max-age=31536000; </w:t>
            </w:r>
            <w:proofErr w:type="spellStart"/>
            <w:r w:rsidRPr="00642226">
              <w:rPr>
                <w:rFonts w:ascii="Bookman Old Style" w:hAnsi="Bookman Old Style" w:cs="Times New Roman"/>
                <w:b/>
                <w:sz w:val="22"/>
              </w:rPr>
              <w:t>includeSubDomains</w:t>
            </w:r>
            <w:proofErr w:type="spellEnd"/>
          </w:p>
          <w:p w:rsidR="007D42CE" w:rsidRPr="008A3CC8" w:rsidRDefault="007D42CE" w:rsidP="008A3CC8">
            <w:pPr>
              <w:pStyle w:val="PwCNormal"/>
              <w:spacing w:after="0"/>
              <w:jc w:val="both"/>
              <w:rPr>
                <w:rFonts w:ascii="Bookman Old Style" w:hAnsi="Bookman Old Style" w:cs="Times New Roman"/>
                <w:sz w:val="22"/>
              </w:rPr>
            </w:pPr>
            <w:r w:rsidRPr="00642226">
              <w:rPr>
                <w:rFonts w:ascii="Bookman Old Style" w:hAnsi="Bookman Old Style" w:cs="Times New Roman"/>
                <w:sz w:val="22"/>
              </w:rPr>
              <w:t xml:space="preserve">    The HSTS policy is applied to the domain of the issuing host as well as its </w:t>
            </w:r>
            <w:proofErr w:type="spellStart"/>
            <w:r w:rsidRPr="00642226">
              <w:rPr>
                <w:rFonts w:ascii="Bookman Old Style" w:hAnsi="Bookman Old Style" w:cs="Times New Roman"/>
                <w:sz w:val="22"/>
              </w:rPr>
              <w:t>subdomains</w:t>
            </w:r>
            <w:proofErr w:type="spellEnd"/>
            <w:r w:rsidRPr="00642226">
              <w:rPr>
                <w:rFonts w:ascii="Bookman Old Style" w:hAnsi="Bookman Old Style" w:cs="Times New Roman"/>
                <w:sz w:val="22"/>
              </w:rPr>
              <w:t xml:space="preserve"> and remains in effect for one year.</w:t>
            </w:r>
          </w:p>
        </w:tc>
      </w:tr>
      <w:tr w:rsidR="007D42CE" w:rsidRPr="004830A4" w:rsidTr="007D42CE">
        <w:trPr>
          <w:trHeight w:val="584"/>
          <w:jc w:val="center"/>
        </w:trPr>
        <w:tc>
          <w:tcPr>
            <w:tcW w:w="3568" w:type="dxa"/>
            <w:shd w:val="clear" w:color="auto" w:fill="0070C0"/>
            <w:vAlign w:val="center"/>
          </w:tcPr>
          <w:p w:rsidR="007D42CE" w:rsidRPr="004830A4" w:rsidRDefault="007D42CE" w:rsidP="0054554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08" w:type="dxa"/>
            <w:gridSpan w:val="2"/>
            <w:vAlign w:val="center"/>
          </w:tcPr>
          <w:p w:rsidR="007D42CE" w:rsidRPr="004830A4" w:rsidRDefault="007D42CE" w:rsidP="00545547">
            <w:pPr>
              <w:pStyle w:val="PwCNormal"/>
              <w:numPr>
                <w:ilvl w:val="0"/>
                <w:numId w:val="0"/>
              </w:numPr>
              <w:spacing w:after="0"/>
              <w:rPr>
                <w:rFonts w:ascii="Bookman Old Style" w:hAnsi="Bookman Old Style" w:cs="Times New Roman"/>
                <w:sz w:val="22"/>
                <w:highlight w:val="yellow"/>
              </w:rPr>
            </w:pPr>
          </w:p>
        </w:tc>
      </w:tr>
    </w:tbl>
    <w:p w:rsidR="00DD32DB" w:rsidRDefault="00DD32DB" w:rsidP="00B85631">
      <w:pPr>
        <w:pStyle w:val="PwCNormal"/>
        <w:numPr>
          <w:ilvl w:val="0"/>
          <w:numId w:val="0"/>
        </w:numPr>
        <w:spacing w:after="0"/>
        <w:rPr>
          <w:rFonts w:ascii="Bookman Old Style" w:hAnsi="Bookman Old Style" w:cs="Times New Roman"/>
        </w:rPr>
      </w:pPr>
    </w:p>
    <w:tbl>
      <w:tblPr>
        <w:tblStyle w:val="TableGrid"/>
        <w:tblW w:w="0" w:type="auto"/>
        <w:jc w:val="center"/>
        <w:tblInd w:w="-550" w:type="dxa"/>
        <w:tblLook w:val="04A0"/>
      </w:tblPr>
      <w:tblGrid>
        <w:gridCol w:w="3326"/>
        <w:gridCol w:w="7092"/>
        <w:gridCol w:w="3986"/>
      </w:tblGrid>
      <w:tr w:rsidR="00880F72" w:rsidRPr="004830A4" w:rsidTr="00C24A8D">
        <w:trPr>
          <w:trHeight w:val="584"/>
          <w:jc w:val="center"/>
        </w:trPr>
        <w:tc>
          <w:tcPr>
            <w:tcW w:w="3326" w:type="dxa"/>
            <w:shd w:val="clear" w:color="auto" w:fill="0070C0"/>
            <w:vAlign w:val="center"/>
          </w:tcPr>
          <w:p w:rsidR="00880F72" w:rsidRPr="004830A4" w:rsidRDefault="00880F72" w:rsidP="002C30EC">
            <w:pPr>
              <w:pStyle w:val="PwCNormal"/>
              <w:numPr>
                <w:ilvl w:val="0"/>
                <w:numId w:val="17"/>
              </w:numPr>
              <w:spacing w:after="0"/>
              <w:rPr>
                <w:rFonts w:ascii="Bookman Old Style" w:hAnsi="Bookman Old Style" w:cs="Times New Roman"/>
                <w:b/>
                <w:color w:val="FFFFFF" w:themeColor="background1"/>
                <w:sz w:val="22"/>
              </w:rPr>
            </w:pPr>
            <w:r w:rsidRPr="00D75B5F">
              <w:rPr>
                <w:rFonts w:ascii="Bookman Old Style" w:hAnsi="Bookman Old Style" w:cs="Times New Roman"/>
                <w:b/>
                <w:color w:val="FFFFFF" w:themeColor="background1"/>
                <w:sz w:val="22"/>
              </w:rPr>
              <w:t>Password type input with auto-complete enabled</w:t>
            </w:r>
          </w:p>
        </w:tc>
        <w:tc>
          <w:tcPr>
            <w:tcW w:w="7092" w:type="dxa"/>
            <w:vAlign w:val="center"/>
          </w:tcPr>
          <w:p w:rsidR="00880F72" w:rsidRPr="004830A4" w:rsidRDefault="00880F72" w:rsidP="004D71A1">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Low</w:t>
            </w:r>
          </w:p>
        </w:tc>
        <w:tc>
          <w:tcPr>
            <w:tcW w:w="3986" w:type="dxa"/>
            <w:vAlign w:val="center"/>
          </w:tcPr>
          <w:p w:rsidR="00880F72" w:rsidRPr="0050383D" w:rsidRDefault="00880F72" w:rsidP="00172258">
            <w:pPr>
              <w:pStyle w:val="PwCNormal"/>
              <w:numPr>
                <w:ilvl w:val="0"/>
                <w:numId w:val="0"/>
              </w:numPr>
              <w:spacing w:after="0"/>
              <w:rPr>
                <w:rFonts w:ascii="Bookman Old Style" w:hAnsi="Bookman Old Style" w:cs="Times New Roman"/>
                <w:b/>
                <w:sz w:val="22"/>
              </w:rPr>
            </w:pPr>
            <w:r w:rsidRPr="0050383D">
              <w:rPr>
                <w:rFonts w:ascii="Bookman Old Style" w:hAnsi="Bookman Old Style" w:cs="Times New Roman"/>
                <w:b/>
                <w:sz w:val="22"/>
              </w:rPr>
              <w:t>Compliance status</w:t>
            </w:r>
            <w:r>
              <w:rPr>
                <w:rFonts w:ascii="Bookman Old Style" w:hAnsi="Bookman Old Style" w:cs="Times New Roman"/>
                <w:b/>
                <w:sz w:val="22"/>
              </w:rPr>
              <w:t xml:space="preserve"> : C</w:t>
            </w:r>
            <w:r>
              <w:rPr>
                <w:rFonts w:ascii="Bookman Old Style" w:hAnsi="Bookman Old Style" w:cs="Times New Roman"/>
                <w:sz w:val="22"/>
              </w:rPr>
              <w:t>losed &amp; Complied</w:t>
            </w:r>
          </w:p>
        </w:tc>
      </w:tr>
      <w:tr w:rsidR="00D75B5F" w:rsidRPr="004830A4" w:rsidTr="00C24A8D">
        <w:trPr>
          <w:trHeight w:val="541"/>
          <w:jc w:val="center"/>
        </w:trPr>
        <w:tc>
          <w:tcPr>
            <w:tcW w:w="3326" w:type="dxa"/>
            <w:shd w:val="clear" w:color="auto" w:fill="0070C0"/>
            <w:vAlign w:val="center"/>
          </w:tcPr>
          <w:p w:rsidR="00D75B5F" w:rsidRPr="004830A4" w:rsidRDefault="00D75B5F" w:rsidP="002C30EC">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1078" w:type="dxa"/>
            <w:gridSpan w:val="2"/>
            <w:vAlign w:val="center"/>
          </w:tcPr>
          <w:p w:rsidR="00D75B5F" w:rsidRPr="004830A4" w:rsidRDefault="00D75B5F" w:rsidP="002C30EC">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 xml:space="preserve">The application allows the passwords to be saved when </w:t>
            </w:r>
            <w:r w:rsidRPr="009F7CE3">
              <w:rPr>
                <w:rFonts w:ascii="Bookman Old Style" w:hAnsi="Bookman Old Style" w:cs="Times New Roman"/>
                <w:sz w:val="22"/>
              </w:rPr>
              <w:t>the form is submitted</w:t>
            </w:r>
            <w:r>
              <w:rPr>
                <w:rFonts w:ascii="Bookman Old Style" w:hAnsi="Bookman Old Style" w:cs="Times New Roman"/>
                <w:sz w:val="22"/>
              </w:rPr>
              <w:t xml:space="preserve"> by the user.</w:t>
            </w:r>
            <w:r w:rsidRPr="009F7CE3">
              <w:rPr>
                <w:rFonts w:ascii="Bookman Old Style" w:hAnsi="Bookman Old Style" w:cs="Times New Roman"/>
                <w:sz w:val="22"/>
              </w:rPr>
              <w:t xml:space="preserve"> </w:t>
            </w:r>
            <w:r>
              <w:rPr>
                <w:rFonts w:ascii="Bookman Old Style" w:hAnsi="Bookman Old Style" w:cs="Times New Roman"/>
                <w:sz w:val="22"/>
              </w:rPr>
              <w:t>These credentials are stored in the browser cache for later use by the user.</w:t>
            </w:r>
          </w:p>
        </w:tc>
      </w:tr>
      <w:tr w:rsidR="00D75B5F" w:rsidRPr="004830A4" w:rsidTr="000E4F2C">
        <w:trPr>
          <w:trHeight w:val="413"/>
          <w:jc w:val="center"/>
        </w:trPr>
        <w:tc>
          <w:tcPr>
            <w:tcW w:w="3326" w:type="dxa"/>
            <w:shd w:val="clear" w:color="auto" w:fill="0070C0"/>
            <w:vAlign w:val="center"/>
          </w:tcPr>
          <w:p w:rsidR="00D75B5F" w:rsidRPr="004830A4" w:rsidRDefault="00D75B5F" w:rsidP="002C30EC">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1078" w:type="dxa"/>
            <w:gridSpan w:val="2"/>
            <w:vAlign w:val="center"/>
          </w:tcPr>
          <w:p w:rsidR="00D75B5F" w:rsidRPr="00EC1559" w:rsidRDefault="00D75B5F" w:rsidP="002C30EC">
            <w:pPr>
              <w:pStyle w:val="PwCNormal"/>
              <w:numPr>
                <w:ilvl w:val="0"/>
                <w:numId w:val="0"/>
              </w:numPr>
              <w:spacing w:after="0"/>
              <w:rPr>
                <w:rFonts w:ascii="Bookman Old Style" w:hAnsi="Bookman Old Style" w:cs="Times New Roman"/>
                <w:sz w:val="22"/>
              </w:rPr>
            </w:pPr>
            <w:r w:rsidRPr="00EC1559">
              <w:rPr>
                <w:rFonts w:ascii="Bookman Old Style" w:hAnsi="Bookman Old Style" w:cs="Times New Roman"/>
                <w:sz w:val="22"/>
              </w:rPr>
              <w:t>/ Login</w:t>
            </w:r>
          </w:p>
        </w:tc>
      </w:tr>
      <w:tr w:rsidR="00D75B5F" w:rsidRPr="004830A4" w:rsidTr="00C24A8D">
        <w:trPr>
          <w:trHeight w:val="584"/>
          <w:jc w:val="center"/>
        </w:trPr>
        <w:tc>
          <w:tcPr>
            <w:tcW w:w="3326" w:type="dxa"/>
            <w:shd w:val="clear" w:color="auto" w:fill="0070C0"/>
            <w:vAlign w:val="center"/>
          </w:tcPr>
          <w:p w:rsidR="00D75B5F" w:rsidRPr="004830A4" w:rsidRDefault="00D75B5F" w:rsidP="002C30EC">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1078" w:type="dxa"/>
            <w:gridSpan w:val="2"/>
            <w:vAlign w:val="center"/>
          </w:tcPr>
          <w:p w:rsidR="00D75B5F" w:rsidRPr="004830A4" w:rsidRDefault="00D75B5F" w:rsidP="002C30EC">
            <w:pPr>
              <w:pStyle w:val="PwCNormal"/>
              <w:numPr>
                <w:ilvl w:val="0"/>
                <w:numId w:val="0"/>
              </w:numPr>
              <w:spacing w:after="0"/>
              <w:rPr>
                <w:rFonts w:ascii="Bookman Old Style" w:hAnsi="Bookman Old Style" w:cs="Times New Roman"/>
                <w:sz w:val="22"/>
              </w:rPr>
            </w:pPr>
            <w:r w:rsidRPr="00D77115">
              <w:rPr>
                <w:rFonts w:ascii="Bookman Old Style" w:hAnsi="Bookman Old Style" w:cs="Times New Roman"/>
                <w:sz w:val="22"/>
              </w:rPr>
              <w:t xml:space="preserve">An attacker with local access could obtain the clear text </w:t>
            </w:r>
            <w:r>
              <w:rPr>
                <w:rFonts w:ascii="Bookman Old Style" w:hAnsi="Bookman Old Style" w:cs="Times New Roman"/>
                <w:sz w:val="22"/>
              </w:rPr>
              <w:t>password from the browser cache that result in the sensitive information disclosure.</w:t>
            </w:r>
          </w:p>
        </w:tc>
      </w:tr>
      <w:tr w:rsidR="00D75B5F" w:rsidRPr="004830A4" w:rsidTr="00C24A8D">
        <w:trPr>
          <w:trHeight w:val="1125"/>
          <w:jc w:val="center"/>
        </w:trPr>
        <w:tc>
          <w:tcPr>
            <w:tcW w:w="14404" w:type="dxa"/>
            <w:gridSpan w:val="3"/>
            <w:vAlign w:val="center"/>
          </w:tcPr>
          <w:p w:rsidR="00D75B5F" w:rsidRPr="004830A4" w:rsidRDefault="00D75B5F" w:rsidP="002C30EC">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D75B5F" w:rsidRPr="004830A4" w:rsidRDefault="00752A0C" w:rsidP="00097FDB">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lastRenderedPageBreak/>
              <w:pict>
                <v:rect id="_x0000_s1049" style="position:absolute;left:0;text-align:left;margin-left:100pt;margin-top:217.35pt;width:540.85pt;height:31.8pt;z-index:251693056" filled="f" strokecolor="#c00000" strokeweight="1.5pt"/>
              </w:pict>
            </w:r>
            <w:r w:rsidR="00D75B5F">
              <w:rPr>
                <w:rFonts w:ascii="Bookman Old Style" w:hAnsi="Bookman Old Style" w:cs="Times New Roman"/>
                <w:noProof/>
                <w:snapToGrid/>
                <w:sz w:val="22"/>
                <w:lang w:val="en-US" w:eastAsia="en-US"/>
              </w:rPr>
              <w:drawing>
                <wp:inline distT="0" distB="0" distL="0" distR="0">
                  <wp:extent cx="7281577" cy="3402404"/>
                  <wp:effectExtent l="19050" t="19050" r="14573" b="26596"/>
                  <wp:docPr id="3" name="Picture 14" descr="C:\Users\APTSADMIN\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PTSADMIN\Pictures\Screenshots\Screenshot (31).png"/>
                          <pic:cNvPicPr>
                            <a:picLocks noChangeAspect="1" noChangeArrowheads="1"/>
                          </pic:cNvPicPr>
                        </pic:nvPicPr>
                        <pic:blipFill>
                          <a:blip r:embed="rId22" cstate="print"/>
                          <a:srcRect l="1729" t="27194" r="26656" b="13595"/>
                          <a:stretch>
                            <a:fillRect/>
                          </a:stretch>
                        </pic:blipFill>
                        <pic:spPr bwMode="auto">
                          <a:xfrm>
                            <a:off x="0" y="0"/>
                            <a:ext cx="7281577" cy="3402404"/>
                          </a:xfrm>
                          <a:prstGeom prst="rect">
                            <a:avLst/>
                          </a:prstGeom>
                          <a:noFill/>
                          <a:ln w="19050">
                            <a:solidFill>
                              <a:srgbClr val="C00000"/>
                            </a:solidFill>
                            <a:miter lim="800000"/>
                            <a:headEnd/>
                            <a:tailEnd/>
                          </a:ln>
                        </pic:spPr>
                      </pic:pic>
                    </a:graphicData>
                  </a:graphic>
                </wp:inline>
              </w:drawing>
            </w:r>
          </w:p>
        </w:tc>
      </w:tr>
      <w:tr w:rsidR="00D75B5F" w:rsidRPr="004830A4" w:rsidTr="00C24A8D">
        <w:trPr>
          <w:trHeight w:val="541"/>
          <w:jc w:val="center"/>
        </w:trPr>
        <w:tc>
          <w:tcPr>
            <w:tcW w:w="3326" w:type="dxa"/>
            <w:shd w:val="clear" w:color="auto" w:fill="0070C0"/>
            <w:vAlign w:val="center"/>
          </w:tcPr>
          <w:p w:rsidR="00D75B5F" w:rsidRPr="004830A4" w:rsidRDefault="00D75B5F" w:rsidP="002C30EC">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1078" w:type="dxa"/>
            <w:gridSpan w:val="2"/>
            <w:vAlign w:val="center"/>
          </w:tcPr>
          <w:p w:rsidR="00D75B5F" w:rsidRDefault="00D75B5F" w:rsidP="002C30EC">
            <w:pPr>
              <w:pStyle w:val="PwCNormal"/>
              <w:spacing w:after="0"/>
              <w:rPr>
                <w:rFonts w:ascii="Bookman Old Style" w:hAnsi="Bookman Old Style" w:cs="Times New Roman"/>
                <w:sz w:val="22"/>
              </w:rPr>
            </w:pPr>
            <w:r w:rsidRPr="00D77115">
              <w:rPr>
                <w:rFonts w:ascii="Bookman Old Style" w:hAnsi="Bookman Old Style" w:cs="Times New Roman"/>
                <w:sz w:val="22"/>
              </w:rPr>
              <w:t xml:space="preserve">The password auto-complete should be disabled in sensitive applications. </w:t>
            </w:r>
          </w:p>
          <w:p w:rsidR="00D75B5F" w:rsidRDefault="00D75B5F" w:rsidP="002C30EC">
            <w:pPr>
              <w:pStyle w:val="PwCNormal"/>
              <w:spacing w:after="0"/>
              <w:rPr>
                <w:rFonts w:ascii="Bookman Old Style" w:hAnsi="Bookman Old Style" w:cs="Times New Roman"/>
                <w:sz w:val="22"/>
              </w:rPr>
            </w:pPr>
            <w:r w:rsidRPr="00D77115">
              <w:rPr>
                <w:rFonts w:ascii="Bookman Old Style" w:hAnsi="Bookman Old Style" w:cs="Times New Roman"/>
                <w:sz w:val="22"/>
              </w:rPr>
              <w:t>To disable auto-complete, you may use a code similar to:</w:t>
            </w:r>
            <w:r>
              <w:rPr>
                <w:rFonts w:ascii="Bookman Old Style" w:hAnsi="Bookman Old Style" w:cs="Times New Roman"/>
                <w:sz w:val="22"/>
              </w:rPr>
              <w:t xml:space="preserve"> </w:t>
            </w:r>
          </w:p>
          <w:p w:rsidR="00D75B5F" w:rsidRPr="004830A4" w:rsidRDefault="00D75B5F" w:rsidP="002C30EC">
            <w:pPr>
              <w:pStyle w:val="PwCNormal"/>
              <w:spacing w:after="0"/>
              <w:rPr>
                <w:rFonts w:ascii="Bookman Old Style" w:hAnsi="Bookman Old Style" w:cs="Times New Roman"/>
                <w:sz w:val="22"/>
              </w:rPr>
            </w:pPr>
            <w:r w:rsidRPr="00D77115">
              <w:rPr>
                <w:rFonts w:ascii="Bookman Old Style" w:hAnsi="Bookman Old Style" w:cs="Times New Roman"/>
                <w:sz w:val="22"/>
              </w:rPr>
              <w:t>&lt;INPUT TYPE="password" AUTOCOMPLETE="off"</w:t>
            </w:r>
          </w:p>
        </w:tc>
      </w:tr>
      <w:tr w:rsidR="00D75B5F" w:rsidRPr="004830A4" w:rsidTr="00C24A8D">
        <w:trPr>
          <w:trHeight w:val="584"/>
          <w:jc w:val="center"/>
        </w:trPr>
        <w:tc>
          <w:tcPr>
            <w:tcW w:w="3326" w:type="dxa"/>
            <w:shd w:val="clear" w:color="auto" w:fill="0070C0"/>
            <w:vAlign w:val="center"/>
          </w:tcPr>
          <w:p w:rsidR="00D75B5F" w:rsidRPr="004830A4" w:rsidRDefault="00D75B5F" w:rsidP="002C30EC">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1078" w:type="dxa"/>
            <w:gridSpan w:val="2"/>
            <w:vAlign w:val="center"/>
          </w:tcPr>
          <w:p w:rsidR="00D75B5F" w:rsidRPr="004830A4" w:rsidRDefault="00D75B5F" w:rsidP="002C30EC">
            <w:pPr>
              <w:pStyle w:val="PwCNormal"/>
              <w:numPr>
                <w:ilvl w:val="0"/>
                <w:numId w:val="0"/>
              </w:numPr>
              <w:spacing w:after="0"/>
              <w:rPr>
                <w:rFonts w:ascii="Bookman Old Style" w:hAnsi="Bookman Old Style" w:cs="Times New Roman"/>
                <w:sz w:val="22"/>
                <w:highlight w:val="yellow"/>
              </w:rPr>
            </w:pPr>
          </w:p>
        </w:tc>
      </w:tr>
    </w:tbl>
    <w:p w:rsidR="00501FF2" w:rsidRDefault="00501FF2" w:rsidP="00B85631">
      <w:pPr>
        <w:pStyle w:val="PwCNormal"/>
        <w:numPr>
          <w:ilvl w:val="0"/>
          <w:numId w:val="0"/>
        </w:numPr>
        <w:spacing w:after="0"/>
        <w:rPr>
          <w:rFonts w:ascii="Bookman Old Style" w:hAnsi="Bookman Old Style" w:cs="Times New Roman"/>
        </w:rPr>
      </w:pPr>
    </w:p>
    <w:tbl>
      <w:tblPr>
        <w:tblStyle w:val="TableGrid"/>
        <w:tblW w:w="0" w:type="auto"/>
        <w:jc w:val="center"/>
        <w:tblInd w:w="-522" w:type="dxa"/>
        <w:tblLook w:val="04A0"/>
      </w:tblPr>
      <w:tblGrid>
        <w:gridCol w:w="3285"/>
        <w:gridCol w:w="7105"/>
        <w:gridCol w:w="3986"/>
      </w:tblGrid>
      <w:tr w:rsidR="00880F72" w:rsidRPr="004830A4" w:rsidTr="00255958">
        <w:trPr>
          <w:trHeight w:val="584"/>
          <w:jc w:val="center"/>
        </w:trPr>
        <w:tc>
          <w:tcPr>
            <w:tcW w:w="3285" w:type="dxa"/>
            <w:shd w:val="clear" w:color="auto" w:fill="0070C0"/>
            <w:vAlign w:val="center"/>
          </w:tcPr>
          <w:p w:rsidR="00880F72" w:rsidRPr="004830A4" w:rsidRDefault="00062BCE" w:rsidP="00DD1FAA">
            <w:pPr>
              <w:pStyle w:val="PwCNormal"/>
              <w:numPr>
                <w:ilvl w:val="0"/>
                <w:numId w:val="17"/>
              </w:numPr>
              <w:spacing w:after="0"/>
              <w:rPr>
                <w:rFonts w:ascii="Bookman Old Style" w:hAnsi="Bookman Old Style" w:cs="Times New Roman"/>
                <w:b/>
                <w:color w:val="FFFFFF" w:themeColor="background1"/>
                <w:sz w:val="22"/>
              </w:rPr>
            </w:pPr>
            <w:r w:rsidRPr="00062BCE">
              <w:rPr>
                <w:rFonts w:ascii="Bookman Old Style" w:hAnsi="Bookman Old Style" w:cs="Times New Roman"/>
                <w:b/>
                <w:color w:val="FFFFFF" w:themeColor="background1"/>
                <w:sz w:val="22"/>
              </w:rPr>
              <w:t xml:space="preserve">Vulnerable </w:t>
            </w:r>
            <w:proofErr w:type="spellStart"/>
            <w:r w:rsidRPr="00062BCE">
              <w:rPr>
                <w:rFonts w:ascii="Bookman Old Style" w:hAnsi="Bookman Old Style" w:cs="Times New Roman"/>
                <w:b/>
                <w:color w:val="FFFFFF" w:themeColor="background1"/>
                <w:sz w:val="22"/>
              </w:rPr>
              <w:t>Javascript</w:t>
            </w:r>
            <w:proofErr w:type="spellEnd"/>
            <w:r w:rsidRPr="00062BCE">
              <w:rPr>
                <w:rFonts w:ascii="Bookman Old Style" w:hAnsi="Bookman Old Style" w:cs="Times New Roman"/>
                <w:b/>
                <w:color w:val="FFFFFF" w:themeColor="background1"/>
                <w:sz w:val="22"/>
              </w:rPr>
              <w:t xml:space="preserve"> library</w:t>
            </w:r>
          </w:p>
        </w:tc>
        <w:tc>
          <w:tcPr>
            <w:tcW w:w="7105" w:type="dxa"/>
            <w:vAlign w:val="center"/>
          </w:tcPr>
          <w:p w:rsidR="00880F72" w:rsidRPr="0014047E" w:rsidRDefault="00062BCE" w:rsidP="00DD1FAA">
            <w:pPr>
              <w:pStyle w:val="PwCNormal"/>
              <w:numPr>
                <w:ilvl w:val="0"/>
                <w:numId w:val="0"/>
              </w:numPr>
              <w:spacing w:after="0"/>
              <w:rPr>
                <w:rFonts w:ascii="Bookman Old Style" w:hAnsi="Bookman Old Style" w:cs="Times New Roman"/>
                <w:b/>
                <w:sz w:val="22"/>
              </w:rPr>
            </w:pPr>
            <w:r>
              <w:rPr>
                <w:rFonts w:ascii="Bookman Old Style" w:hAnsi="Bookman Old Style" w:cs="Times New Roman"/>
                <w:b/>
                <w:sz w:val="22"/>
              </w:rPr>
              <w:t>Risk rating: Low</w:t>
            </w:r>
          </w:p>
        </w:tc>
        <w:tc>
          <w:tcPr>
            <w:tcW w:w="3986" w:type="dxa"/>
            <w:vAlign w:val="center"/>
          </w:tcPr>
          <w:p w:rsidR="00880F72" w:rsidRPr="0050383D" w:rsidRDefault="00880F72" w:rsidP="00172258">
            <w:pPr>
              <w:pStyle w:val="PwCNormal"/>
              <w:numPr>
                <w:ilvl w:val="0"/>
                <w:numId w:val="0"/>
              </w:numPr>
              <w:spacing w:after="0"/>
              <w:rPr>
                <w:rFonts w:ascii="Bookman Old Style" w:hAnsi="Bookman Old Style" w:cs="Times New Roman"/>
                <w:b/>
                <w:sz w:val="22"/>
              </w:rPr>
            </w:pPr>
            <w:r w:rsidRPr="0050383D">
              <w:rPr>
                <w:rFonts w:ascii="Bookman Old Style" w:hAnsi="Bookman Old Style" w:cs="Times New Roman"/>
                <w:b/>
                <w:sz w:val="22"/>
              </w:rPr>
              <w:t>Compliance status</w:t>
            </w:r>
            <w:r>
              <w:rPr>
                <w:rFonts w:ascii="Bookman Old Style" w:hAnsi="Bookman Old Style" w:cs="Times New Roman"/>
                <w:b/>
                <w:sz w:val="22"/>
              </w:rPr>
              <w:t xml:space="preserve"> : C</w:t>
            </w:r>
            <w:r>
              <w:rPr>
                <w:rFonts w:ascii="Bookman Old Style" w:hAnsi="Bookman Old Style" w:cs="Times New Roman"/>
                <w:sz w:val="22"/>
              </w:rPr>
              <w:t>losed &amp; Complied</w:t>
            </w:r>
          </w:p>
        </w:tc>
      </w:tr>
      <w:tr w:rsidR="00CA3053" w:rsidRPr="004830A4" w:rsidTr="00255958">
        <w:trPr>
          <w:trHeight w:val="541"/>
          <w:jc w:val="center"/>
        </w:trPr>
        <w:tc>
          <w:tcPr>
            <w:tcW w:w="3285" w:type="dxa"/>
            <w:shd w:val="clear" w:color="auto" w:fill="0070C0"/>
            <w:vAlign w:val="center"/>
          </w:tcPr>
          <w:p w:rsidR="00CA3053" w:rsidRPr="004830A4" w:rsidRDefault="00CA3053" w:rsidP="00DD1FAA">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1091" w:type="dxa"/>
            <w:gridSpan w:val="2"/>
            <w:vAlign w:val="center"/>
          </w:tcPr>
          <w:p w:rsidR="00CA3053" w:rsidRPr="004830A4" w:rsidRDefault="00CA3053" w:rsidP="00DD1FAA">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The application is using multiple</w:t>
            </w:r>
            <w:r w:rsidRPr="00D70C2F">
              <w:rPr>
                <w:rFonts w:ascii="Bookman Old Style" w:hAnsi="Bookman Old Style" w:cs="Times New Roman"/>
                <w:sz w:val="22"/>
              </w:rPr>
              <w:t xml:space="preserve"> vulnerable </w:t>
            </w:r>
            <w:proofErr w:type="spellStart"/>
            <w:r w:rsidRPr="00D70C2F">
              <w:rPr>
                <w:rFonts w:ascii="Bookman Old Style" w:hAnsi="Bookman Old Style" w:cs="Times New Roman"/>
                <w:sz w:val="22"/>
              </w:rPr>
              <w:t>Javascript</w:t>
            </w:r>
            <w:proofErr w:type="spellEnd"/>
            <w:r w:rsidRPr="00D70C2F">
              <w:rPr>
                <w:rFonts w:ascii="Bookman Old Style" w:hAnsi="Bookman Old Style" w:cs="Times New Roman"/>
                <w:sz w:val="22"/>
              </w:rPr>
              <w:t xml:space="preserve"> librar</w:t>
            </w:r>
            <w:r>
              <w:rPr>
                <w:rFonts w:ascii="Bookman Old Style" w:hAnsi="Bookman Old Style" w:cs="Times New Roman"/>
                <w:sz w:val="22"/>
              </w:rPr>
              <w:t>ies that have the known public exploits</w:t>
            </w:r>
            <w:r w:rsidRPr="00D70C2F">
              <w:rPr>
                <w:rFonts w:ascii="Bookman Old Style" w:hAnsi="Bookman Old Style" w:cs="Times New Roman"/>
                <w:sz w:val="22"/>
              </w:rPr>
              <w:t xml:space="preserve">. </w:t>
            </w:r>
            <w:r>
              <w:rPr>
                <w:rFonts w:ascii="Bookman Old Style" w:hAnsi="Bookman Old Style" w:cs="Times New Roman"/>
                <w:sz w:val="22"/>
              </w:rPr>
              <w:t xml:space="preserve">Using these libraries may affect the application’s </w:t>
            </w:r>
            <w:r w:rsidR="00F91E32">
              <w:rPr>
                <w:rFonts w:ascii="Bookman Old Style" w:hAnsi="Bookman Old Style" w:cs="Times New Roman"/>
                <w:sz w:val="22"/>
              </w:rPr>
              <w:t xml:space="preserve">overall </w:t>
            </w:r>
            <w:r>
              <w:rPr>
                <w:rFonts w:ascii="Bookman Old Style" w:hAnsi="Bookman Old Style" w:cs="Times New Roman"/>
                <w:sz w:val="22"/>
              </w:rPr>
              <w:t xml:space="preserve">security. </w:t>
            </w:r>
          </w:p>
        </w:tc>
      </w:tr>
      <w:tr w:rsidR="00CA3053" w:rsidRPr="004830A4" w:rsidTr="00255958">
        <w:trPr>
          <w:trHeight w:val="541"/>
          <w:jc w:val="center"/>
        </w:trPr>
        <w:tc>
          <w:tcPr>
            <w:tcW w:w="3285" w:type="dxa"/>
            <w:shd w:val="clear" w:color="auto" w:fill="0070C0"/>
            <w:vAlign w:val="center"/>
          </w:tcPr>
          <w:p w:rsidR="00CA3053" w:rsidRPr="004830A4" w:rsidRDefault="00CA3053" w:rsidP="00CA3053">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1091" w:type="dxa"/>
            <w:gridSpan w:val="2"/>
            <w:shd w:val="clear" w:color="auto" w:fill="auto"/>
            <w:vAlign w:val="center"/>
          </w:tcPr>
          <w:p w:rsidR="00CA3053" w:rsidRPr="00CA3053" w:rsidRDefault="00CA3053" w:rsidP="00CA3053">
            <w:pPr>
              <w:pStyle w:val="PwCNormal"/>
              <w:spacing w:after="0"/>
              <w:rPr>
                <w:rFonts w:ascii="Bookman Old Style" w:hAnsi="Bookman Old Style" w:cs="Times New Roman"/>
                <w:sz w:val="22"/>
              </w:rPr>
            </w:pPr>
            <w:r w:rsidRPr="00CA3053">
              <w:rPr>
                <w:rFonts w:ascii="Bookman Old Style" w:hAnsi="Bookman Old Style" w:cs="Times New Roman"/>
                <w:sz w:val="22"/>
              </w:rPr>
              <w:t>/</w:t>
            </w:r>
            <w:proofErr w:type="spellStart"/>
            <w:r w:rsidRPr="00CA3053">
              <w:rPr>
                <w:rFonts w:ascii="Bookman Old Style" w:hAnsi="Bookman Old Style" w:cs="Times New Roman"/>
                <w:sz w:val="22"/>
              </w:rPr>
              <w:t>AOHierarchy</w:t>
            </w:r>
            <w:proofErr w:type="spellEnd"/>
          </w:p>
          <w:p w:rsidR="00CA3053" w:rsidRPr="00CA3053" w:rsidRDefault="00CA3053" w:rsidP="00CA3053">
            <w:pPr>
              <w:pStyle w:val="PwCNormal"/>
              <w:spacing w:after="0"/>
              <w:rPr>
                <w:rFonts w:ascii="Bookman Old Style" w:hAnsi="Bookman Old Style" w:cs="Times New Roman"/>
                <w:sz w:val="22"/>
              </w:rPr>
            </w:pPr>
            <w:r w:rsidRPr="00CA3053">
              <w:rPr>
                <w:rFonts w:ascii="Bookman Old Style" w:hAnsi="Bookman Old Style" w:cs="Times New Roman"/>
                <w:sz w:val="22"/>
              </w:rPr>
              <w:t>/</w:t>
            </w:r>
            <w:proofErr w:type="spellStart"/>
            <w:r w:rsidRPr="00CA3053">
              <w:rPr>
                <w:rFonts w:ascii="Bookman Old Style" w:hAnsi="Bookman Old Style" w:cs="Times New Roman"/>
                <w:sz w:val="22"/>
              </w:rPr>
              <w:t>Aooffice</w:t>
            </w:r>
            <w:proofErr w:type="spellEnd"/>
          </w:p>
          <w:p w:rsidR="00CA3053" w:rsidRPr="00CA3053" w:rsidRDefault="00CA3053" w:rsidP="00CA3053">
            <w:pPr>
              <w:pStyle w:val="PwCNormal"/>
              <w:spacing w:after="0"/>
              <w:rPr>
                <w:rFonts w:ascii="Bookman Old Style" w:hAnsi="Bookman Old Style" w:cs="Times New Roman"/>
                <w:sz w:val="22"/>
              </w:rPr>
            </w:pPr>
            <w:r w:rsidRPr="00CA3053">
              <w:rPr>
                <w:rFonts w:ascii="Bookman Old Style" w:hAnsi="Bookman Old Style" w:cs="Times New Roman"/>
                <w:sz w:val="22"/>
              </w:rPr>
              <w:t>/Contact</w:t>
            </w:r>
          </w:p>
          <w:p w:rsidR="00CA3053" w:rsidRPr="00CA3053" w:rsidRDefault="00CA3053" w:rsidP="00CA3053">
            <w:pPr>
              <w:pStyle w:val="PwCNormal"/>
              <w:spacing w:after="0"/>
              <w:rPr>
                <w:rFonts w:ascii="Bookman Old Style" w:hAnsi="Bookman Old Style" w:cs="Times New Roman"/>
                <w:sz w:val="22"/>
              </w:rPr>
            </w:pPr>
            <w:r w:rsidRPr="00CA3053">
              <w:rPr>
                <w:rFonts w:ascii="Bookman Old Style" w:hAnsi="Bookman Old Style" w:cs="Times New Roman"/>
                <w:sz w:val="22"/>
              </w:rPr>
              <w:lastRenderedPageBreak/>
              <w:t>/</w:t>
            </w:r>
            <w:proofErr w:type="spellStart"/>
            <w:r w:rsidRPr="00CA3053">
              <w:rPr>
                <w:rFonts w:ascii="Bookman Old Style" w:hAnsi="Bookman Old Style" w:cs="Times New Roman"/>
                <w:sz w:val="22"/>
              </w:rPr>
              <w:t>HOHierachy</w:t>
            </w:r>
            <w:proofErr w:type="spellEnd"/>
          </w:p>
          <w:p w:rsidR="00CA3053" w:rsidRPr="00CA3053" w:rsidRDefault="00CA3053" w:rsidP="00CA3053">
            <w:pPr>
              <w:pStyle w:val="PwCNormal"/>
              <w:spacing w:after="0"/>
              <w:rPr>
                <w:rFonts w:ascii="Bookman Old Style" w:hAnsi="Bookman Old Style" w:cs="Times New Roman"/>
                <w:sz w:val="22"/>
              </w:rPr>
            </w:pPr>
            <w:r w:rsidRPr="00CA3053">
              <w:rPr>
                <w:rFonts w:ascii="Bookman Old Style" w:hAnsi="Bookman Old Style" w:cs="Times New Roman"/>
                <w:sz w:val="22"/>
              </w:rPr>
              <w:t>/Levels</w:t>
            </w:r>
          </w:p>
          <w:p w:rsidR="00CA3053" w:rsidRPr="00CA3053" w:rsidRDefault="00CA3053" w:rsidP="00CA3053">
            <w:pPr>
              <w:pStyle w:val="PwCNormal"/>
              <w:spacing w:after="0"/>
              <w:rPr>
                <w:rFonts w:ascii="Bookman Old Style" w:hAnsi="Bookman Old Style" w:cs="Times New Roman"/>
                <w:sz w:val="22"/>
              </w:rPr>
            </w:pPr>
            <w:r w:rsidRPr="00CA3053">
              <w:rPr>
                <w:rFonts w:ascii="Bookman Old Style" w:hAnsi="Bookman Old Style" w:cs="Times New Roman"/>
                <w:sz w:val="22"/>
              </w:rPr>
              <w:t>/</w:t>
            </w:r>
            <w:proofErr w:type="spellStart"/>
            <w:r w:rsidRPr="00CA3053">
              <w:rPr>
                <w:rFonts w:ascii="Bookman Old Style" w:hAnsi="Bookman Old Style" w:cs="Times New Roman"/>
                <w:sz w:val="22"/>
              </w:rPr>
              <w:t>Levelscodingsystem</w:t>
            </w:r>
            <w:proofErr w:type="spellEnd"/>
          </w:p>
          <w:p w:rsidR="00CA3053" w:rsidRPr="00CA3053" w:rsidRDefault="00CA3053" w:rsidP="00CA3053">
            <w:pPr>
              <w:pStyle w:val="PwCNormal"/>
              <w:spacing w:after="0"/>
              <w:rPr>
                <w:rFonts w:ascii="Bookman Old Style" w:hAnsi="Bookman Old Style" w:cs="Times New Roman"/>
                <w:sz w:val="22"/>
              </w:rPr>
            </w:pPr>
            <w:r w:rsidRPr="00CA3053">
              <w:rPr>
                <w:rFonts w:ascii="Bookman Old Style" w:hAnsi="Bookman Old Style" w:cs="Times New Roman"/>
                <w:sz w:val="22"/>
              </w:rPr>
              <w:t>/</w:t>
            </w:r>
            <w:proofErr w:type="spellStart"/>
            <w:r w:rsidRPr="00CA3053">
              <w:rPr>
                <w:rFonts w:ascii="Bookman Old Style" w:hAnsi="Bookman Old Style" w:cs="Times New Roman"/>
                <w:sz w:val="22"/>
              </w:rPr>
              <w:t>SUHierarchy</w:t>
            </w:r>
            <w:proofErr w:type="spellEnd"/>
          </w:p>
          <w:p w:rsidR="00CA3053" w:rsidRPr="00CA3053" w:rsidRDefault="00CA3053" w:rsidP="00CA3053">
            <w:pPr>
              <w:pStyle w:val="PwCNormal"/>
              <w:spacing w:after="0"/>
              <w:rPr>
                <w:rFonts w:ascii="Bookman Old Style" w:hAnsi="Bookman Old Style" w:cs="Times New Roman"/>
                <w:sz w:val="22"/>
              </w:rPr>
            </w:pPr>
            <w:r w:rsidRPr="00CA3053">
              <w:rPr>
                <w:rFonts w:ascii="Bookman Old Style" w:hAnsi="Bookman Old Style" w:cs="Times New Roman"/>
                <w:sz w:val="22"/>
              </w:rPr>
              <w:t>/</w:t>
            </w:r>
            <w:proofErr w:type="spellStart"/>
            <w:r w:rsidRPr="00CA3053">
              <w:rPr>
                <w:rFonts w:ascii="Bookman Old Style" w:hAnsi="Bookman Old Style" w:cs="Times New Roman"/>
                <w:sz w:val="22"/>
              </w:rPr>
              <w:t>autonomousorganisation</w:t>
            </w:r>
            <w:proofErr w:type="spellEnd"/>
          </w:p>
          <w:p w:rsidR="00CA3053" w:rsidRPr="00CA3053" w:rsidRDefault="00CA3053" w:rsidP="00CA3053">
            <w:pPr>
              <w:pStyle w:val="PwCNormal"/>
              <w:spacing w:after="0"/>
              <w:rPr>
                <w:rFonts w:ascii="Bookman Old Style" w:hAnsi="Bookman Old Style" w:cs="Times New Roman"/>
                <w:sz w:val="22"/>
              </w:rPr>
            </w:pPr>
            <w:r w:rsidRPr="00CA3053">
              <w:rPr>
                <w:rFonts w:ascii="Bookman Old Style" w:hAnsi="Bookman Old Style" w:cs="Times New Roman"/>
                <w:sz w:val="22"/>
              </w:rPr>
              <w:t>/code/officeinfo.aspx</w:t>
            </w:r>
          </w:p>
          <w:p w:rsidR="00CA3053" w:rsidRPr="00CA3053" w:rsidRDefault="00CA3053" w:rsidP="00CA3053">
            <w:pPr>
              <w:pStyle w:val="PwCNormal"/>
              <w:spacing w:after="0"/>
              <w:rPr>
                <w:rFonts w:ascii="Bookman Old Style" w:hAnsi="Bookman Old Style" w:cs="Times New Roman"/>
                <w:sz w:val="22"/>
              </w:rPr>
            </w:pPr>
            <w:r w:rsidRPr="00CA3053">
              <w:rPr>
                <w:rFonts w:ascii="Bookman Old Style" w:hAnsi="Bookman Old Style" w:cs="Times New Roman"/>
                <w:sz w:val="22"/>
              </w:rPr>
              <w:t>/districts</w:t>
            </w:r>
          </w:p>
          <w:p w:rsidR="00CA3053" w:rsidRPr="00CA3053" w:rsidRDefault="00CA3053" w:rsidP="00CA3053">
            <w:pPr>
              <w:pStyle w:val="PwCNormal"/>
              <w:spacing w:after="0"/>
              <w:rPr>
                <w:rFonts w:ascii="Bookman Old Style" w:hAnsi="Bookman Old Style" w:cs="Times New Roman"/>
                <w:sz w:val="22"/>
              </w:rPr>
            </w:pPr>
            <w:r w:rsidRPr="00CA3053">
              <w:rPr>
                <w:rFonts w:ascii="Bookman Old Style" w:hAnsi="Bookman Old Style" w:cs="Times New Roman"/>
                <w:sz w:val="22"/>
              </w:rPr>
              <w:t>/feedback</w:t>
            </w:r>
          </w:p>
          <w:p w:rsidR="00CA3053" w:rsidRPr="00CA3053" w:rsidRDefault="00CA3053" w:rsidP="00CA3053">
            <w:pPr>
              <w:pStyle w:val="PwCNormal"/>
              <w:spacing w:after="0"/>
              <w:rPr>
                <w:rFonts w:ascii="Bookman Old Style" w:hAnsi="Bookman Old Style" w:cs="Times New Roman"/>
                <w:sz w:val="22"/>
              </w:rPr>
            </w:pPr>
            <w:r w:rsidRPr="00CA3053">
              <w:rPr>
                <w:rFonts w:ascii="Bookman Old Style" w:hAnsi="Bookman Old Style" w:cs="Times New Roman"/>
                <w:sz w:val="22"/>
              </w:rPr>
              <w:t>/</w:t>
            </w:r>
            <w:proofErr w:type="spellStart"/>
            <w:r w:rsidRPr="00CA3053">
              <w:rPr>
                <w:rFonts w:ascii="Bookman Old Style" w:hAnsi="Bookman Old Style" w:cs="Times New Roman"/>
                <w:sz w:val="22"/>
              </w:rPr>
              <w:t>headsofdepartments</w:t>
            </w:r>
            <w:proofErr w:type="spellEnd"/>
          </w:p>
          <w:p w:rsidR="00CA3053" w:rsidRPr="00CA3053" w:rsidRDefault="00CA3053" w:rsidP="00CA3053">
            <w:pPr>
              <w:pStyle w:val="PwCNormal"/>
              <w:spacing w:after="0"/>
              <w:rPr>
                <w:rFonts w:ascii="Bookman Old Style" w:hAnsi="Bookman Old Style" w:cs="Times New Roman"/>
                <w:sz w:val="22"/>
              </w:rPr>
            </w:pPr>
            <w:r w:rsidRPr="00CA3053">
              <w:rPr>
                <w:rFonts w:ascii="Bookman Old Style" w:hAnsi="Bookman Old Style" w:cs="Times New Roman"/>
                <w:sz w:val="22"/>
              </w:rPr>
              <w:t>/</w:t>
            </w:r>
            <w:proofErr w:type="spellStart"/>
            <w:r w:rsidRPr="00CA3053">
              <w:rPr>
                <w:rFonts w:ascii="Bookman Old Style" w:hAnsi="Bookman Old Style" w:cs="Times New Roman"/>
                <w:sz w:val="22"/>
              </w:rPr>
              <w:t>headsofdepartmentsoffice</w:t>
            </w:r>
            <w:proofErr w:type="spellEnd"/>
          </w:p>
          <w:p w:rsidR="00CA3053" w:rsidRPr="00CA3053" w:rsidRDefault="00CA3053" w:rsidP="00CA3053">
            <w:pPr>
              <w:pStyle w:val="PwCNormal"/>
              <w:spacing w:after="0"/>
              <w:rPr>
                <w:rFonts w:ascii="Bookman Old Style" w:hAnsi="Bookman Old Style" w:cs="Times New Roman"/>
                <w:sz w:val="22"/>
              </w:rPr>
            </w:pPr>
            <w:r w:rsidRPr="00CA3053">
              <w:rPr>
                <w:rFonts w:ascii="Bookman Old Style" w:hAnsi="Bookman Old Style" w:cs="Times New Roman"/>
                <w:sz w:val="22"/>
              </w:rPr>
              <w:t>/</w:t>
            </w:r>
            <w:proofErr w:type="spellStart"/>
            <w:r w:rsidRPr="00CA3053">
              <w:rPr>
                <w:rFonts w:ascii="Bookman Old Style" w:hAnsi="Bookman Old Style" w:cs="Times New Roman"/>
                <w:sz w:val="22"/>
              </w:rPr>
              <w:t>officeheadcategories</w:t>
            </w:r>
            <w:proofErr w:type="spellEnd"/>
          </w:p>
          <w:p w:rsidR="00CA3053" w:rsidRPr="00CA3053" w:rsidRDefault="00CA3053" w:rsidP="00CA3053">
            <w:pPr>
              <w:pStyle w:val="PwCNormal"/>
              <w:spacing w:after="0"/>
              <w:rPr>
                <w:rFonts w:ascii="Bookman Old Style" w:hAnsi="Bookman Old Style" w:cs="Times New Roman"/>
                <w:sz w:val="22"/>
              </w:rPr>
            </w:pPr>
            <w:r w:rsidRPr="00CA3053">
              <w:rPr>
                <w:rFonts w:ascii="Bookman Old Style" w:hAnsi="Bookman Old Style" w:cs="Times New Roman"/>
                <w:sz w:val="22"/>
              </w:rPr>
              <w:t>/organisation</w:t>
            </w:r>
          </w:p>
          <w:p w:rsidR="00CA3053" w:rsidRPr="00CA3053" w:rsidRDefault="00CA3053" w:rsidP="00CA3053">
            <w:pPr>
              <w:pStyle w:val="PwCNormal"/>
              <w:spacing w:after="0"/>
              <w:rPr>
                <w:rFonts w:ascii="Bookman Old Style" w:hAnsi="Bookman Old Style" w:cs="Times New Roman"/>
                <w:sz w:val="22"/>
              </w:rPr>
            </w:pPr>
            <w:r w:rsidRPr="00CA3053">
              <w:rPr>
                <w:rFonts w:ascii="Bookman Old Style" w:hAnsi="Bookman Old Style" w:cs="Times New Roman"/>
                <w:sz w:val="22"/>
              </w:rPr>
              <w:t>/</w:t>
            </w:r>
            <w:proofErr w:type="spellStart"/>
            <w:r w:rsidRPr="00CA3053">
              <w:rPr>
                <w:rFonts w:ascii="Bookman Old Style" w:hAnsi="Bookman Old Style" w:cs="Times New Roman"/>
                <w:sz w:val="22"/>
              </w:rPr>
              <w:t>organisationcodingsystem</w:t>
            </w:r>
            <w:proofErr w:type="spellEnd"/>
          </w:p>
          <w:p w:rsidR="00CA3053" w:rsidRPr="00CA3053" w:rsidRDefault="00CA3053" w:rsidP="00CA3053">
            <w:pPr>
              <w:pStyle w:val="PwCNormal"/>
              <w:numPr>
                <w:ilvl w:val="0"/>
                <w:numId w:val="0"/>
              </w:numPr>
              <w:spacing w:after="0"/>
              <w:rPr>
                <w:rFonts w:ascii="Bookman Old Style" w:hAnsi="Bookman Old Style" w:cs="Times New Roman"/>
                <w:sz w:val="22"/>
              </w:rPr>
            </w:pPr>
            <w:r w:rsidRPr="00CA3053">
              <w:rPr>
                <w:rFonts w:ascii="Bookman Old Style" w:hAnsi="Bookman Old Style" w:cs="Times New Roman"/>
                <w:sz w:val="22"/>
              </w:rPr>
              <w:t>/</w:t>
            </w:r>
            <w:proofErr w:type="spellStart"/>
            <w:r w:rsidRPr="00CA3053">
              <w:rPr>
                <w:rFonts w:ascii="Bookman Old Style" w:hAnsi="Bookman Old Style" w:cs="Times New Roman"/>
                <w:sz w:val="22"/>
              </w:rPr>
              <w:t>stateunits</w:t>
            </w:r>
            <w:proofErr w:type="spellEnd"/>
          </w:p>
        </w:tc>
      </w:tr>
      <w:tr w:rsidR="00CA3053" w:rsidRPr="004830A4" w:rsidTr="00255958">
        <w:trPr>
          <w:trHeight w:val="584"/>
          <w:jc w:val="center"/>
        </w:trPr>
        <w:tc>
          <w:tcPr>
            <w:tcW w:w="3285" w:type="dxa"/>
            <w:shd w:val="clear" w:color="auto" w:fill="0070C0"/>
            <w:vAlign w:val="center"/>
          </w:tcPr>
          <w:p w:rsidR="00CA3053" w:rsidRPr="004830A4" w:rsidRDefault="00CA3053" w:rsidP="00CA3053">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Impact</w:t>
            </w:r>
          </w:p>
        </w:tc>
        <w:tc>
          <w:tcPr>
            <w:tcW w:w="11091" w:type="dxa"/>
            <w:gridSpan w:val="2"/>
            <w:vAlign w:val="center"/>
          </w:tcPr>
          <w:p w:rsidR="00CA3053" w:rsidRPr="004830A4" w:rsidRDefault="00CA3053" w:rsidP="006522A6">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The vulnerabilities caused by the used vulnerable libraries could help the attacker to perform cross site scripting attacks that result in client side attacks affect</w:t>
            </w:r>
            <w:r w:rsidR="006522A6">
              <w:rPr>
                <w:rFonts w:ascii="Bookman Old Style" w:hAnsi="Bookman Old Style" w:cs="Times New Roman"/>
                <w:sz w:val="22"/>
              </w:rPr>
              <w:t>ing</w:t>
            </w:r>
            <w:r>
              <w:rPr>
                <w:rFonts w:ascii="Bookman Old Style" w:hAnsi="Bookman Old Style" w:cs="Times New Roman"/>
                <w:sz w:val="22"/>
              </w:rPr>
              <w:t xml:space="preserve"> the end users.</w:t>
            </w:r>
          </w:p>
        </w:tc>
      </w:tr>
      <w:tr w:rsidR="00CA3053" w:rsidRPr="004830A4" w:rsidTr="00255958">
        <w:trPr>
          <w:trHeight w:val="1125"/>
          <w:jc w:val="center"/>
        </w:trPr>
        <w:tc>
          <w:tcPr>
            <w:tcW w:w="14376" w:type="dxa"/>
            <w:gridSpan w:val="3"/>
            <w:vAlign w:val="center"/>
          </w:tcPr>
          <w:p w:rsidR="00CA3053" w:rsidRPr="004830A4" w:rsidRDefault="00CA3053" w:rsidP="00DD1FAA">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CA3053" w:rsidRPr="004830A4" w:rsidRDefault="00752A0C" w:rsidP="00DD1FAA">
            <w:pPr>
              <w:pStyle w:val="PwCNormal"/>
              <w:numPr>
                <w:ilvl w:val="0"/>
                <w:numId w:val="0"/>
              </w:numPr>
              <w:spacing w:after="0"/>
              <w:jc w:val="center"/>
              <w:rPr>
                <w:rFonts w:ascii="Bookman Old Style" w:hAnsi="Bookman Old Style" w:cs="Times New Roman"/>
                <w:sz w:val="22"/>
              </w:rPr>
            </w:pPr>
            <w:r w:rsidRPr="00752A0C">
              <w:rPr>
                <w:rFonts w:ascii="Bookman Old Style" w:hAnsi="Bookman Old Style"/>
                <w:noProof/>
                <w:snapToGrid/>
                <w:sz w:val="22"/>
                <w:lang w:val="en-US" w:eastAsia="en-US"/>
              </w:rPr>
              <w:pict>
                <v:rect id="_x0000_s1031" style="position:absolute;left:0;text-align:left;margin-left:366.45pt;margin-top:133.55pt;width:156.55pt;height:21.75pt;z-index:251665408" filled="f" strokecolor="red" strokeweight="1.5pt"/>
              </w:pict>
            </w:r>
            <w:r w:rsidR="00EA47D3">
              <w:rPr>
                <w:rFonts w:ascii="Bookman Old Style" w:hAnsi="Bookman Old Style"/>
                <w:noProof/>
                <w:snapToGrid/>
                <w:sz w:val="22"/>
                <w:lang w:val="en-US" w:eastAsia="en-US"/>
              </w:rPr>
              <w:drawing>
                <wp:inline distT="0" distB="0" distL="0" distR="0">
                  <wp:extent cx="5116475" cy="2363530"/>
                  <wp:effectExtent l="19050" t="19050" r="27025" b="1772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119746" cy="2365041"/>
                          </a:xfrm>
                          <a:prstGeom prst="rect">
                            <a:avLst/>
                          </a:prstGeom>
                          <a:noFill/>
                          <a:ln w="19050">
                            <a:solidFill>
                              <a:srgbClr val="C00000"/>
                            </a:solidFill>
                            <a:miter lim="800000"/>
                            <a:headEnd/>
                            <a:tailEnd/>
                          </a:ln>
                        </pic:spPr>
                      </pic:pic>
                    </a:graphicData>
                  </a:graphic>
                </wp:inline>
              </w:drawing>
            </w:r>
          </w:p>
        </w:tc>
      </w:tr>
      <w:tr w:rsidR="00CA3053" w:rsidRPr="004830A4" w:rsidTr="00255958">
        <w:trPr>
          <w:trHeight w:val="541"/>
          <w:jc w:val="center"/>
        </w:trPr>
        <w:tc>
          <w:tcPr>
            <w:tcW w:w="3285" w:type="dxa"/>
            <w:shd w:val="clear" w:color="auto" w:fill="0070C0"/>
            <w:vAlign w:val="center"/>
          </w:tcPr>
          <w:p w:rsidR="00CA3053" w:rsidRPr="004830A4" w:rsidRDefault="00CA3053" w:rsidP="00DD1FAA">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t>Recommendation</w:t>
            </w:r>
          </w:p>
        </w:tc>
        <w:tc>
          <w:tcPr>
            <w:tcW w:w="11091" w:type="dxa"/>
            <w:gridSpan w:val="2"/>
            <w:vAlign w:val="center"/>
          </w:tcPr>
          <w:p w:rsidR="00CA3053" w:rsidRPr="004830A4" w:rsidRDefault="00CA3053" w:rsidP="00DD1FAA">
            <w:pPr>
              <w:pStyle w:val="PwCNormal"/>
              <w:numPr>
                <w:ilvl w:val="0"/>
                <w:numId w:val="0"/>
              </w:numPr>
              <w:spacing w:after="0"/>
              <w:rPr>
                <w:rFonts w:ascii="Bookman Old Style" w:hAnsi="Bookman Old Style" w:cs="Times New Roman"/>
                <w:sz w:val="22"/>
              </w:rPr>
            </w:pPr>
            <w:r w:rsidRPr="0009131B">
              <w:rPr>
                <w:rFonts w:ascii="Bookman Old Style" w:hAnsi="Bookman Old Style" w:cs="Times New Roman"/>
                <w:sz w:val="22"/>
              </w:rPr>
              <w:t>Upgrade to the latest version</w:t>
            </w:r>
            <w:r w:rsidR="006522A6">
              <w:rPr>
                <w:rFonts w:ascii="Bookman Old Style" w:hAnsi="Bookman Old Style" w:cs="Times New Roman"/>
                <w:sz w:val="22"/>
              </w:rPr>
              <w:t xml:space="preserve"> of the </w:t>
            </w:r>
            <w:proofErr w:type="spellStart"/>
            <w:r w:rsidR="006522A6">
              <w:rPr>
                <w:rFonts w:ascii="Bookman Old Style" w:hAnsi="Bookman Old Style" w:cs="Times New Roman"/>
                <w:sz w:val="22"/>
              </w:rPr>
              <w:t>JQuery</w:t>
            </w:r>
            <w:proofErr w:type="spellEnd"/>
            <w:r w:rsidR="006522A6">
              <w:rPr>
                <w:rFonts w:ascii="Bookman Old Style" w:hAnsi="Bookman Old Style" w:cs="Times New Roman"/>
                <w:sz w:val="22"/>
              </w:rPr>
              <w:t xml:space="preserve"> libraries 3.0 or</w:t>
            </w:r>
            <w:r>
              <w:rPr>
                <w:rFonts w:ascii="Bookman Old Style" w:hAnsi="Bookman Old Style" w:cs="Times New Roman"/>
                <w:sz w:val="22"/>
              </w:rPr>
              <w:t xml:space="preserve"> higher</w:t>
            </w:r>
            <w:r w:rsidRPr="0009131B">
              <w:rPr>
                <w:rFonts w:ascii="Bookman Old Style" w:hAnsi="Bookman Old Style" w:cs="Times New Roman"/>
                <w:sz w:val="22"/>
              </w:rPr>
              <w:t>.</w:t>
            </w:r>
          </w:p>
        </w:tc>
      </w:tr>
      <w:tr w:rsidR="00CA3053" w:rsidRPr="004830A4" w:rsidTr="00255958">
        <w:trPr>
          <w:trHeight w:val="584"/>
          <w:jc w:val="center"/>
        </w:trPr>
        <w:tc>
          <w:tcPr>
            <w:tcW w:w="3285" w:type="dxa"/>
            <w:shd w:val="clear" w:color="auto" w:fill="0070C0"/>
            <w:vAlign w:val="center"/>
          </w:tcPr>
          <w:p w:rsidR="00CA3053" w:rsidRPr="004830A4" w:rsidRDefault="00CA3053" w:rsidP="00DD1FAA">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Management Comments</w:t>
            </w:r>
          </w:p>
        </w:tc>
        <w:tc>
          <w:tcPr>
            <w:tcW w:w="11091" w:type="dxa"/>
            <w:gridSpan w:val="2"/>
            <w:vAlign w:val="center"/>
          </w:tcPr>
          <w:p w:rsidR="00CA3053" w:rsidRPr="004830A4" w:rsidRDefault="00CA3053" w:rsidP="00DD1FAA">
            <w:pPr>
              <w:pStyle w:val="PwCNormal"/>
              <w:numPr>
                <w:ilvl w:val="0"/>
                <w:numId w:val="0"/>
              </w:numPr>
              <w:spacing w:after="0"/>
              <w:rPr>
                <w:rFonts w:ascii="Bookman Old Style" w:hAnsi="Bookman Old Style" w:cs="Times New Roman"/>
                <w:sz w:val="22"/>
                <w:highlight w:val="yellow"/>
              </w:rPr>
            </w:pPr>
          </w:p>
        </w:tc>
      </w:tr>
    </w:tbl>
    <w:p w:rsidR="00CA3053" w:rsidRPr="004830A4" w:rsidRDefault="00CA3053" w:rsidP="00B85631">
      <w:pPr>
        <w:pStyle w:val="PwCNormal"/>
        <w:numPr>
          <w:ilvl w:val="0"/>
          <w:numId w:val="0"/>
        </w:numPr>
        <w:spacing w:after="0"/>
        <w:rPr>
          <w:rFonts w:ascii="Bookman Old Style" w:hAnsi="Bookman Old Style" w:cs="Times New Roman"/>
        </w:rPr>
      </w:pPr>
    </w:p>
    <w:p w:rsidR="006B6278" w:rsidRPr="004005F7" w:rsidRDefault="00320878" w:rsidP="00D74884">
      <w:pPr>
        <w:pStyle w:val="Heading2"/>
        <w:numPr>
          <w:ilvl w:val="1"/>
          <w:numId w:val="15"/>
        </w:numPr>
        <w:spacing w:before="0"/>
        <w:ind w:left="426" w:hanging="426"/>
        <w:rPr>
          <w:rFonts w:ascii="Bookman Old Style" w:hAnsi="Bookman Old Style"/>
          <w:sz w:val="32"/>
          <w:szCs w:val="32"/>
        </w:rPr>
      </w:pPr>
      <w:bookmarkStart w:id="39" w:name="_Toc528001021"/>
      <w:r>
        <w:rPr>
          <w:rFonts w:ascii="Bookman Old Style" w:hAnsi="Bookman Old Style"/>
          <w:sz w:val="32"/>
          <w:szCs w:val="32"/>
        </w:rPr>
        <w:t xml:space="preserve">Server </w:t>
      </w:r>
      <w:r w:rsidR="006B6278" w:rsidRPr="004005F7">
        <w:rPr>
          <w:rFonts w:ascii="Bookman Old Style" w:hAnsi="Bookman Old Style"/>
          <w:sz w:val="32"/>
          <w:szCs w:val="32"/>
        </w:rPr>
        <w:t>Vulnerability Summary</w:t>
      </w:r>
      <w:bookmarkEnd w:id="39"/>
    </w:p>
    <w:tbl>
      <w:tblPr>
        <w:tblStyle w:val="TableGrid"/>
        <w:tblW w:w="0" w:type="auto"/>
        <w:jc w:val="center"/>
        <w:tblInd w:w="-341" w:type="dxa"/>
        <w:tblLayout w:type="fixed"/>
        <w:tblLook w:val="04A0"/>
      </w:tblPr>
      <w:tblGrid>
        <w:gridCol w:w="563"/>
        <w:gridCol w:w="1701"/>
        <w:gridCol w:w="1134"/>
        <w:gridCol w:w="1276"/>
        <w:gridCol w:w="2551"/>
        <w:gridCol w:w="1701"/>
        <w:gridCol w:w="3969"/>
        <w:gridCol w:w="1706"/>
      </w:tblGrid>
      <w:tr w:rsidR="00C74866" w:rsidRPr="004830A4" w:rsidTr="008D6EFB">
        <w:trPr>
          <w:tblHeader/>
          <w:jc w:val="center"/>
        </w:trPr>
        <w:tc>
          <w:tcPr>
            <w:tcW w:w="563" w:type="dxa"/>
            <w:shd w:val="clear" w:color="auto" w:fill="0070C0"/>
            <w:vAlign w:val="center"/>
          </w:tcPr>
          <w:p w:rsidR="00863BA5" w:rsidRPr="004830A4" w:rsidRDefault="00863BA5" w:rsidP="00B85631">
            <w:pPr>
              <w:pStyle w:val="PwCNormal"/>
              <w:numPr>
                <w:ilvl w:val="0"/>
                <w:numId w:val="0"/>
              </w:numPr>
              <w:spacing w:after="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S. No</w:t>
            </w:r>
          </w:p>
        </w:tc>
        <w:tc>
          <w:tcPr>
            <w:tcW w:w="1701" w:type="dxa"/>
            <w:shd w:val="clear" w:color="auto" w:fill="0070C0"/>
            <w:vAlign w:val="center"/>
          </w:tcPr>
          <w:p w:rsidR="00863BA5" w:rsidRPr="004830A4" w:rsidRDefault="00863BA5" w:rsidP="00B85631">
            <w:pPr>
              <w:pStyle w:val="PwCNormal"/>
              <w:numPr>
                <w:ilvl w:val="0"/>
                <w:numId w:val="0"/>
              </w:numPr>
              <w:spacing w:after="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Vulnerability Name</w:t>
            </w:r>
          </w:p>
        </w:tc>
        <w:tc>
          <w:tcPr>
            <w:tcW w:w="1134" w:type="dxa"/>
            <w:shd w:val="clear" w:color="auto" w:fill="0070C0"/>
            <w:vAlign w:val="center"/>
          </w:tcPr>
          <w:p w:rsidR="00863BA5" w:rsidRPr="004830A4" w:rsidRDefault="00863BA5" w:rsidP="00B85631">
            <w:pPr>
              <w:pStyle w:val="PwCNormal"/>
              <w:numPr>
                <w:ilvl w:val="0"/>
                <w:numId w:val="0"/>
              </w:numPr>
              <w:spacing w:after="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Risk Rating</w:t>
            </w:r>
          </w:p>
        </w:tc>
        <w:tc>
          <w:tcPr>
            <w:tcW w:w="1276" w:type="dxa"/>
            <w:shd w:val="clear" w:color="auto" w:fill="0070C0"/>
            <w:vAlign w:val="center"/>
          </w:tcPr>
          <w:p w:rsidR="00863BA5" w:rsidRPr="004830A4" w:rsidRDefault="00863BA5" w:rsidP="00B85631">
            <w:pPr>
              <w:pStyle w:val="PwCNormal"/>
              <w:numPr>
                <w:ilvl w:val="0"/>
                <w:numId w:val="0"/>
              </w:numPr>
              <w:spacing w:after="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Affected Devices</w:t>
            </w:r>
          </w:p>
        </w:tc>
        <w:tc>
          <w:tcPr>
            <w:tcW w:w="2551" w:type="dxa"/>
            <w:shd w:val="clear" w:color="auto" w:fill="0070C0"/>
            <w:vAlign w:val="center"/>
          </w:tcPr>
          <w:p w:rsidR="00863BA5" w:rsidRPr="004830A4" w:rsidRDefault="00863BA5" w:rsidP="00B85631">
            <w:pPr>
              <w:pStyle w:val="PwCNormal"/>
              <w:numPr>
                <w:ilvl w:val="0"/>
                <w:numId w:val="0"/>
              </w:numPr>
              <w:spacing w:after="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Description</w:t>
            </w:r>
          </w:p>
        </w:tc>
        <w:tc>
          <w:tcPr>
            <w:tcW w:w="1701" w:type="dxa"/>
            <w:shd w:val="clear" w:color="auto" w:fill="0070C0"/>
            <w:vAlign w:val="center"/>
          </w:tcPr>
          <w:p w:rsidR="00863BA5" w:rsidRPr="004830A4" w:rsidRDefault="00863BA5" w:rsidP="00B85631">
            <w:pPr>
              <w:pStyle w:val="PwCNormal"/>
              <w:numPr>
                <w:ilvl w:val="0"/>
                <w:numId w:val="0"/>
              </w:numPr>
              <w:spacing w:after="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Impact</w:t>
            </w:r>
          </w:p>
        </w:tc>
        <w:tc>
          <w:tcPr>
            <w:tcW w:w="3969" w:type="dxa"/>
            <w:shd w:val="clear" w:color="auto" w:fill="0070C0"/>
            <w:vAlign w:val="center"/>
          </w:tcPr>
          <w:p w:rsidR="00863BA5" w:rsidRPr="004830A4" w:rsidRDefault="00863BA5" w:rsidP="00B85631">
            <w:pPr>
              <w:pStyle w:val="PwCNormal"/>
              <w:numPr>
                <w:ilvl w:val="0"/>
                <w:numId w:val="0"/>
              </w:numPr>
              <w:spacing w:after="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Recommendation</w:t>
            </w:r>
          </w:p>
        </w:tc>
        <w:tc>
          <w:tcPr>
            <w:tcW w:w="1706" w:type="dxa"/>
            <w:shd w:val="clear" w:color="auto" w:fill="0070C0"/>
          </w:tcPr>
          <w:p w:rsidR="00863BA5" w:rsidRPr="004830A4" w:rsidRDefault="00863BA5" w:rsidP="00B85631">
            <w:pPr>
              <w:pStyle w:val="PwCNormal"/>
              <w:numPr>
                <w:ilvl w:val="0"/>
                <w:numId w:val="0"/>
              </w:numPr>
              <w:spacing w:after="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Management Comments</w:t>
            </w:r>
          </w:p>
        </w:tc>
      </w:tr>
      <w:tr w:rsidR="00C74866" w:rsidRPr="004830A4" w:rsidTr="008D6EFB">
        <w:trPr>
          <w:jc w:val="center"/>
        </w:trPr>
        <w:tc>
          <w:tcPr>
            <w:tcW w:w="563" w:type="dxa"/>
          </w:tcPr>
          <w:p w:rsidR="00863BA5" w:rsidRPr="00404268" w:rsidRDefault="00863BA5" w:rsidP="00404268">
            <w:pPr>
              <w:pStyle w:val="PwCNormal"/>
              <w:numPr>
                <w:ilvl w:val="0"/>
                <w:numId w:val="0"/>
              </w:numPr>
              <w:spacing w:after="0"/>
              <w:rPr>
                <w:rFonts w:ascii="Bookman Old Style" w:hAnsi="Bookman Old Style" w:cs="Times New Roman"/>
                <w:sz w:val="22"/>
                <w:szCs w:val="22"/>
              </w:rPr>
            </w:pPr>
            <w:r w:rsidRPr="00404268">
              <w:rPr>
                <w:rFonts w:ascii="Bookman Old Style" w:hAnsi="Bookman Old Style" w:cs="Times New Roman"/>
                <w:sz w:val="22"/>
                <w:szCs w:val="22"/>
              </w:rPr>
              <w:t>1</w:t>
            </w:r>
          </w:p>
        </w:tc>
        <w:tc>
          <w:tcPr>
            <w:tcW w:w="1701" w:type="dxa"/>
          </w:tcPr>
          <w:p w:rsidR="00863BA5" w:rsidRPr="004830A4" w:rsidRDefault="00404268" w:rsidP="00404268">
            <w:pPr>
              <w:pStyle w:val="PwCNormal"/>
              <w:numPr>
                <w:ilvl w:val="0"/>
                <w:numId w:val="0"/>
              </w:numPr>
              <w:spacing w:after="0"/>
              <w:rPr>
                <w:rFonts w:ascii="Bookman Old Style" w:hAnsi="Bookman Old Style" w:cs="Times New Roman"/>
                <w:sz w:val="22"/>
                <w:szCs w:val="22"/>
                <w:highlight w:val="yellow"/>
              </w:rPr>
            </w:pPr>
            <w:r w:rsidRPr="00404268">
              <w:rPr>
                <w:rFonts w:ascii="Bookman Old Style" w:hAnsi="Bookman Old Style" w:cs="Times New Roman"/>
                <w:sz w:val="22"/>
                <w:szCs w:val="22"/>
              </w:rPr>
              <w:t>SMB Signing not required</w:t>
            </w:r>
          </w:p>
        </w:tc>
        <w:tc>
          <w:tcPr>
            <w:tcW w:w="1134" w:type="dxa"/>
          </w:tcPr>
          <w:p w:rsidR="00863BA5" w:rsidRPr="00404268" w:rsidRDefault="00404268" w:rsidP="00404268">
            <w:pPr>
              <w:pStyle w:val="PwCNormal"/>
              <w:numPr>
                <w:ilvl w:val="0"/>
                <w:numId w:val="0"/>
              </w:numPr>
              <w:spacing w:after="0"/>
              <w:rPr>
                <w:rFonts w:ascii="Bookman Old Style" w:hAnsi="Bookman Old Style" w:cs="Times New Roman"/>
                <w:sz w:val="22"/>
                <w:szCs w:val="22"/>
              </w:rPr>
            </w:pPr>
            <w:r w:rsidRPr="00404268">
              <w:rPr>
                <w:rFonts w:ascii="Bookman Old Style" w:hAnsi="Bookman Old Style" w:cs="Times New Roman"/>
                <w:sz w:val="22"/>
                <w:szCs w:val="22"/>
              </w:rPr>
              <w:t>Medium</w:t>
            </w:r>
          </w:p>
        </w:tc>
        <w:tc>
          <w:tcPr>
            <w:tcW w:w="1276" w:type="dxa"/>
          </w:tcPr>
          <w:p w:rsidR="00863BA5" w:rsidRDefault="00404268" w:rsidP="00404268">
            <w:pPr>
              <w:pStyle w:val="PwCNormal"/>
              <w:numPr>
                <w:ilvl w:val="0"/>
                <w:numId w:val="0"/>
              </w:numPr>
              <w:spacing w:after="0"/>
              <w:rPr>
                <w:rFonts w:ascii="Bookman Old Style" w:hAnsi="Bookman Old Style" w:cs="Times New Roman"/>
                <w:sz w:val="22"/>
                <w:szCs w:val="22"/>
              </w:rPr>
            </w:pPr>
            <w:r w:rsidRPr="00404268">
              <w:rPr>
                <w:rFonts w:ascii="Bookman Old Style" w:hAnsi="Bookman Old Style" w:cs="Times New Roman"/>
                <w:sz w:val="22"/>
                <w:szCs w:val="22"/>
              </w:rPr>
              <w:t>125.18.110.41</w:t>
            </w:r>
          </w:p>
          <w:p w:rsidR="00404268" w:rsidRPr="004830A4" w:rsidRDefault="00404268" w:rsidP="00404268">
            <w:pPr>
              <w:pStyle w:val="PwCNormal"/>
              <w:numPr>
                <w:ilvl w:val="0"/>
                <w:numId w:val="0"/>
              </w:numPr>
              <w:spacing w:after="0"/>
              <w:rPr>
                <w:rFonts w:ascii="Bookman Old Style" w:hAnsi="Bookman Old Style" w:cs="Times New Roman"/>
                <w:sz w:val="22"/>
                <w:szCs w:val="22"/>
                <w:highlight w:val="yellow"/>
              </w:rPr>
            </w:pPr>
            <w:r>
              <w:rPr>
                <w:rFonts w:ascii="Bookman Old Style" w:hAnsi="Bookman Old Style" w:cs="Times New Roman"/>
                <w:sz w:val="22"/>
                <w:szCs w:val="22"/>
              </w:rPr>
              <w:t>TCP/445</w:t>
            </w:r>
          </w:p>
        </w:tc>
        <w:tc>
          <w:tcPr>
            <w:tcW w:w="2551" w:type="dxa"/>
          </w:tcPr>
          <w:p w:rsidR="00863BA5" w:rsidRDefault="00404268" w:rsidP="00404268">
            <w:pPr>
              <w:pStyle w:val="PwCNormal"/>
              <w:numPr>
                <w:ilvl w:val="0"/>
                <w:numId w:val="0"/>
              </w:numPr>
              <w:spacing w:after="0"/>
              <w:rPr>
                <w:rFonts w:ascii="Bookman Old Style" w:hAnsi="Bookman Old Style" w:cs="Times New Roman"/>
                <w:sz w:val="22"/>
                <w:szCs w:val="22"/>
              </w:rPr>
            </w:pPr>
            <w:r w:rsidRPr="00404268">
              <w:rPr>
                <w:rFonts w:ascii="Bookman Old Style" w:hAnsi="Bookman Old Style" w:cs="Times New Roman"/>
                <w:sz w:val="22"/>
                <w:szCs w:val="22"/>
              </w:rPr>
              <w:t>An unauthenticated, remote attacker can exploit this to conduct man-in-the-middle attacks against the SMB server.</w:t>
            </w:r>
          </w:p>
          <w:p w:rsidR="00404268" w:rsidRPr="004830A4" w:rsidRDefault="00404268" w:rsidP="00404268">
            <w:pPr>
              <w:pStyle w:val="PwCNormal"/>
              <w:numPr>
                <w:ilvl w:val="0"/>
                <w:numId w:val="0"/>
              </w:numPr>
              <w:spacing w:after="0"/>
              <w:rPr>
                <w:rFonts w:ascii="Bookman Old Style" w:hAnsi="Bookman Old Style" w:cs="Times New Roman"/>
                <w:sz w:val="22"/>
                <w:szCs w:val="22"/>
                <w:highlight w:val="yellow"/>
              </w:rPr>
            </w:pPr>
          </w:p>
        </w:tc>
        <w:tc>
          <w:tcPr>
            <w:tcW w:w="1701" w:type="dxa"/>
          </w:tcPr>
          <w:p w:rsidR="00863BA5" w:rsidRPr="004830A4" w:rsidRDefault="00404268" w:rsidP="00404268">
            <w:pPr>
              <w:pStyle w:val="PwCNormal"/>
              <w:numPr>
                <w:ilvl w:val="0"/>
                <w:numId w:val="0"/>
              </w:numPr>
              <w:spacing w:after="0"/>
              <w:rPr>
                <w:rFonts w:ascii="Bookman Old Style" w:hAnsi="Bookman Old Style" w:cs="Times New Roman"/>
                <w:sz w:val="22"/>
                <w:szCs w:val="22"/>
                <w:highlight w:val="yellow"/>
              </w:rPr>
            </w:pPr>
            <w:r w:rsidRPr="00404268">
              <w:rPr>
                <w:rFonts w:ascii="Bookman Old Style" w:hAnsi="Bookman Old Style" w:cs="Times New Roman"/>
                <w:sz w:val="22"/>
                <w:szCs w:val="22"/>
              </w:rPr>
              <w:t>Signing is not required on the remote SMB server.</w:t>
            </w:r>
          </w:p>
        </w:tc>
        <w:tc>
          <w:tcPr>
            <w:tcW w:w="3969" w:type="dxa"/>
          </w:tcPr>
          <w:p w:rsidR="00863BA5" w:rsidRDefault="00404268" w:rsidP="00404268">
            <w:pPr>
              <w:pStyle w:val="PwCNormal"/>
              <w:numPr>
                <w:ilvl w:val="0"/>
                <w:numId w:val="0"/>
              </w:numPr>
              <w:spacing w:after="0"/>
              <w:rPr>
                <w:rFonts w:ascii="Bookman Old Style" w:hAnsi="Bookman Old Style" w:cs="Times New Roman"/>
                <w:sz w:val="22"/>
                <w:szCs w:val="22"/>
              </w:rPr>
            </w:pPr>
            <w:r w:rsidRPr="00404268">
              <w:rPr>
                <w:rFonts w:ascii="Bookman Old Style" w:hAnsi="Bookman Old Style" w:cs="Times New Roman"/>
                <w:sz w:val="22"/>
                <w:szCs w:val="22"/>
              </w:rPr>
              <w:t>Enforce message signing in the host's configuration. On Windows, this is found in the policy setting 'Microsoft network server: Digitally sign communications (always)'. On Samba, the setting is called 'server signing'. S</w:t>
            </w:r>
            <w:r>
              <w:rPr>
                <w:rFonts w:ascii="Bookman Old Style" w:hAnsi="Bookman Old Style" w:cs="Times New Roman"/>
                <w:sz w:val="22"/>
                <w:szCs w:val="22"/>
              </w:rPr>
              <w:t xml:space="preserve">ee the </w:t>
            </w:r>
            <w:r w:rsidRPr="00404268">
              <w:rPr>
                <w:rFonts w:ascii="Bookman Old Style" w:hAnsi="Bookman Old Style" w:cs="Times New Roman"/>
                <w:sz w:val="22"/>
                <w:szCs w:val="22"/>
              </w:rPr>
              <w:t>links for further details.</w:t>
            </w:r>
          </w:p>
          <w:p w:rsidR="00404268" w:rsidRDefault="00404268" w:rsidP="00404268">
            <w:pPr>
              <w:pStyle w:val="PwCNormal"/>
              <w:numPr>
                <w:ilvl w:val="0"/>
                <w:numId w:val="0"/>
              </w:numPr>
              <w:spacing w:after="0"/>
              <w:rPr>
                <w:rFonts w:ascii="Bookman Old Style" w:hAnsi="Bookman Old Style" w:cs="Times New Roman"/>
                <w:sz w:val="22"/>
                <w:szCs w:val="22"/>
              </w:rPr>
            </w:pPr>
          </w:p>
          <w:p w:rsidR="00404268" w:rsidRPr="00404268" w:rsidRDefault="00404268" w:rsidP="00404268">
            <w:pPr>
              <w:pStyle w:val="PwCNormal"/>
              <w:spacing w:after="0"/>
              <w:rPr>
                <w:rFonts w:ascii="Bookman Old Style" w:hAnsi="Bookman Old Style" w:cs="Times New Roman"/>
                <w:sz w:val="22"/>
                <w:szCs w:val="22"/>
              </w:rPr>
            </w:pPr>
            <w:r w:rsidRPr="00404268">
              <w:rPr>
                <w:rFonts w:ascii="Bookman Old Style" w:hAnsi="Bookman Old Style" w:cs="Times New Roman"/>
                <w:sz w:val="22"/>
                <w:szCs w:val="22"/>
              </w:rPr>
              <w:t>https://support.microsoft.com/en-us/kb/887429</w:t>
            </w:r>
          </w:p>
          <w:p w:rsidR="00404268" w:rsidRPr="00404268" w:rsidRDefault="00404268" w:rsidP="00404268">
            <w:pPr>
              <w:pStyle w:val="PwCNormal"/>
              <w:spacing w:after="0"/>
              <w:rPr>
                <w:rFonts w:ascii="Bookman Old Style" w:hAnsi="Bookman Old Style" w:cs="Times New Roman"/>
                <w:sz w:val="22"/>
                <w:szCs w:val="22"/>
              </w:rPr>
            </w:pPr>
            <w:r w:rsidRPr="00404268">
              <w:rPr>
                <w:rFonts w:ascii="Bookman Old Style" w:hAnsi="Bookman Old Style" w:cs="Times New Roman"/>
                <w:sz w:val="22"/>
                <w:szCs w:val="22"/>
              </w:rPr>
              <w:t>http://technet.microsoft.com/en-us/library/cc731957.aspx</w:t>
            </w:r>
          </w:p>
          <w:p w:rsidR="00404268" w:rsidRPr="004830A4" w:rsidRDefault="00404268" w:rsidP="00404268">
            <w:pPr>
              <w:pStyle w:val="PwCNormal"/>
              <w:numPr>
                <w:ilvl w:val="0"/>
                <w:numId w:val="0"/>
              </w:numPr>
              <w:spacing w:after="0"/>
              <w:rPr>
                <w:rFonts w:ascii="Bookman Old Style" w:hAnsi="Bookman Old Style" w:cs="Times New Roman"/>
                <w:sz w:val="22"/>
                <w:szCs w:val="22"/>
                <w:highlight w:val="yellow"/>
              </w:rPr>
            </w:pPr>
            <w:r w:rsidRPr="00404268">
              <w:rPr>
                <w:rFonts w:ascii="Bookman Old Style" w:hAnsi="Bookman Old Style" w:cs="Times New Roman"/>
                <w:sz w:val="22"/>
                <w:szCs w:val="22"/>
              </w:rPr>
              <w:t>http://www.samba.org/samba/docs/man/manpages-3/smb.conf.5.html</w:t>
            </w:r>
          </w:p>
        </w:tc>
        <w:tc>
          <w:tcPr>
            <w:tcW w:w="1706" w:type="dxa"/>
          </w:tcPr>
          <w:p w:rsidR="00863BA5" w:rsidRPr="004830A4" w:rsidRDefault="00863BA5" w:rsidP="00404268">
            <w:pPr>
              <w:pStyle w:val="PwCNormal"/>
              <w:numPr>
                <w:ilvl w:val="0"/>
                <w:numId w:val="0"/>
              </w:numPr>
              <w:spacing w:after="0"/>
              <w:rPr>
                <w:rFonts w:ascii="Bookman Old Style" w:hAnsi="Bookman Old Style" w:cs="Times New Roman"/>
                <w:sz w:val="22"/>
                <w:szCs w:val="22"/>
                <w:highlight w:val="yellow"/>
              </w:rPr>
            </w:pPr>
          </w:p>
        </w:tc>
      </w:tr>
      <w:tr w:rsidR="005571E3" w:rsidRPr="004830A4" w:rsidTr="008D6EFB">
        <w:trPr>
          <w:jc w:val="center"/>
        </w:trPr>
        <w:tc>
          <w:tcPr>
            <w:tcW w:w="563" w:type="dxa"/>
          </w:tcPr>
          <w:p w:rsidR="005571E3" w:rsidRPr="00404268" w:rsidRDefault="005571E3" w:rsidP="00404268">
            <w:pPr>
              <w:pStyle w:val="PwCNormal"/>
              <w:numPr>
                <w:ilvl w:val="0"/>
                <w:numId w:val="0"/>
              </w:numPr>
              <w:spacing w:after="0"/>
              <w:rPr>
                <w:rFonts w:ascii="Bookman Old Style" w:hAnsi="Bookman Old Style" w:cs="Times New Roman"/>
                <w:sz w:val="22"/>
                <w:szCs w:val="22"/>
              </w:rPr>
            </w:pPr>
            <w:r>
              <w:rPr>
                <w:rFonts w:ascii="Bookman Old Style" w:hAnsi="Bookman Old Style" w:cs="Times New Roman"/>
                <w:sz w:val="22"/>
                <w:szCs w:val="22"/>
              </w:rPr>
              <w:t>2</w:t>
            </w:r>
          </w:p>
        </w:tc>
        <w:tc>
          <w:tcPr>
            <w:tcW w:w="1701" w:type="dxa"/>
          </w:tcPr>
          <w:p w:rsidR="005571E3" w:rsidRPr="00404268" w:rsidRDefault="005571E3" w:rsidP="00404268">
            <w:pPr>
              <w:pStyle w:val="PwCNormal"/>
              <w:numPr>
                <w:ilvl w:val="0"/>
                <w:numId w:val="0"/>
              </w:numPr>
              <w:spacing w:after="0"/>
              <w:rPr>
                <w:rFonts w:ascii="Bookman Old Style" w:hAnsi="Bookman Old Style" w:cs="Times New Roman"/>
                <w:sz w:val="22"/>
                <w:szCs w:val="22"/>
              </w:rPr>
            </w:pPr>
            <w:r w:rsidRPr="00404268">
              <w:rPr>
                <w:rFonts w:ascii="Bookman Old Style" w:hAnsi="Bookman Old Style" w:cs="Times New Roman"/>
                <w:sz w:val="22"/>
                <w:szCs w:val="22"/>
              </w:rPr>
              <w:t xml:space="preserve">Server Message Block (SMB) Protocol Version 1 Enabled </w:t>
            </w:r>
            <w:r w:rsidRPr="00B4425B">
              <w:rPr>
                <w:rFonts w:ascii="Bookman Old Style" w:hAnsi="Bookman Old Style" w:cs="Times New Roman"/>
                <w:sz w:val="22"/>
                <w:szCs w:val="22"/>
              </w:rPr>
              <w:t>(</w:t>
            </w:r>
            <w:proofErr w:type="spellStart"/>
            <w:r w:rsidRPr="00B4425B">
              <w:rPr>
                <w:rFonts w:ascii="Bookman Old Style" w:hAnsi="Bookman Old Style" w:cs="Times New Roman"/>
                <w:sz w:val="22"/>
                <w:szCs w:val="22"/>
              </w:rPr>
              <w:t>uncredentialed</w:t>
            </w:r>
            <w:proofErr w:type="spellEnd"/>
            <w:r w:rsidRPr="00B4425B">
              <w:rPr>
                <w:rFonts w:ascii="Bookman Old Style" w:hAnsi="Bookman Old Style" w:cs="Times New Roman"/>
                <w:sz w:val="22"/>
                <w:szCs w:val="22"/>
              </w:rPr>
              <w:t xml:space="preserve"> check)</w:t>
            </w:r>
          </w:p>
        </w:tc>
        <w:tc>
          <w:tcPr>
            <w:tcW w:w="1134" w:type="dxa"/>
          </w:tcPr>
          <w:p w:rsidR="005571E3" w:rsidRPr="00404268" w:rsidRDefault="005571E3" w:rsidP="00B400BE">
            <w:pPr>
              <w:pStyle w:val="PwCNormal"/>
              <w:numPr>
                <w:ilvl w:val="0"/>
                <w:numId w:val="0"/>
              </w:numPr>
              <w:spacing w:after="0"/>
              <w:rPr>
                <w:rFonts w:ascii="Bookman Old Style" w:hAnsi="Bookman Old Style" w:cs="Times New Roman"/>
                <w:sz w:val="22"/>
                <w:szCs w:val="22"/>
              </w:rPr>
            </w:pPr>
            <w:r w:rsidRPr="00404268">
              <w:rPr>
                <w:rFonts w:ascii="Bookman Old Style" w:hAnsi="Bookman Old Style" w:cs="Times New Roman"/>
                <w:sz w:val="22"/>
                <w:szCs w:val="22"/>
              </w:rPr>
              <w:t>Medium</w:t>
            </w:r>
          </w:p>
        </w:tc>
        <w:tc>
          <w:tcPr>
            <w:tcW w:w="1276" w:type="dxa"/>
          </w:tcPr>
          <w:p w:rsidR="005571E3" w:rsidRDefault="005571E3" w:rsidP="00B400BE">
            <w:pPr>
              <w:pStyle w:val="PwCNormal"/>
              <w:numPr>
                <w:ilvl w:val="0"/>
                <w:numId w:val="0"/>
              </w:numPr>
              <w:spacing w:after="0"/>
              <w:rPr>
                <w:rFonts w:ascii="Bookman Old Style" w:hAnsi="Bookman Old Style" w:cs="Times New Roman"/>
                <w:sz w:val="22"/>
                <w:szCs w:val="22"/>
              </w:rPr>
            </w:pPr>
            <w:r w:rsidRPr="00404268">
              <w:rPr>
                <w:rFonts w:ascii="Bookman Old Style" w:hAnsi="Bookman Old Style" w:cs="Times New Roman"/>
                <w:sz w:val="22"/>
                <w:szCs w:val="22"/>
              </w:rPr>
              <w:t>125.18.110.41</w:t>
            </w:r>
          </w:p>
          <w:p w:rsidR="005571E3" w:rsidRPr="004830A4" w:rsidRDefault="005571E3" w:rsidP="00B400BE">
            <w:pPr>
              <w:pStyle w:val="PwCNormal"/>
              <w:numPr>
                <w:ilvl w:val="0"/>
                <w:numId w:val="0"/>
              </w:numPr>
              <w:spacing w:after="0"/>
              <w:rPr>
                <w:rFonts w:ascii="Bookman Old Style" w:hAnsi="Bookman Old Style" w:cs="Times New Roman"/>
                <w:sz w:val="22"/>
                <w:szCs w:val="22"/>
                <w:highlight w:val="yellow"/>
              </w:rPr>
            </w:pPr>
            <w:r>
              <w:rPr>
                <w:rFonts w:ascii="Bookman Old Style" w:hAnsi="Bookman Old Style" w:cs="Times New Roman"/>
                <w:sz w:val="22"/>
                <w:szCs w:val="22"/>
              </w:rPr>
              <w:t>TCP/445</w:t>
            </w:r>
          </w:p>
        </w:tc>
        <w:tc>
          <w:tcPr>
            <w:tcW w:w="2551" w:type="dxa"/>
          </w:tcPr>
          <w:p w:rsidR="005571E3" w:rsidRPr="00404268" w:rsidRDefault="005571E3" w:rsidP="00404268">
            <w:pPr>
              <w:pStyle w:val="PwCNormal"/>
              <w:spacing w:after="0"/>
              <w:rPr>
                <w:rFonts w:ascii="Bookman Old Style" w:hAnsi="Bookman Old Style" w:cs="Times New Roman"/>
                <w:sz w:val="22"/>
                <w:szCs w:val="22"/>
              </w:rPr>
            </w:pPr>
            <w:r w:rsidRPr="00404268">
              <w:rPr>
                <w:rFonts w:ascii="Bookman Old Style" w:hAnsi="Bookman Old Style" w:cs="Times New Roman"/>
                <w:sz w:val="22"/>
                <w:szCs w:val="22"/>
              </w:rPr>
              <w:t xml:space="preserve">The remote Windows host supports Server Message Block Protocol version 1 (SMBv1). Microsoft recommends that users discontinue the use of SMBv1 due to the lack of security features that were included in later SMB versions. </w:t>
            </w:r>
            <w:r w:rsidRPr="00404268">
              <w:rPr>
                <w:rFonts w:ascii="Bookman Old Style" w:hAnsi="Bookman Old Style" w:cs="Times New Roman"/>
                <w:sz w:val="22"/>
                <w:szCs w:val="22"/>
              </w:rPr>
              <w:lastRenderedPageBreak/>
              <w:t>Additionally, the Shadow Brokers group reportedly has an exploit that affects SMB; however, it is unknown if the exploit affects SMBv1 or another version. In response to this, US-CERT recommends that users disable SMBv1 per SMB best practices to mitigate these potential issues.</w:t>
            </w:r>
          </w:p>
          <w:p w:rsidR="005571E3" w:rsidRPr="00404268" w:rsidRDefault="005571E3" w:rsidP="00404268">
            <w:pPr>
              <w:pStyle w:val="PwCNormal"/>
              <w:spacing w:after="0"/>
              <w:rPr>
                <w:rFonts w:ascii="Bookman Old Style" w:hAnsi="Bookman Old Style" w:cs="Times New Roman"/>
                <w:sz w:val="22"/>
                <w:szCs w:val="22"/>
              </w:rPr>
            </w:pPr>
          </w:p>
          <w:p w:rsidR="005571E3" w:rsidRPr="00404268" w:rsidRDefault="00B4425B" w:rsidP="00404268">
            <w:pPr>
              <w:pStyle w:val="PwCNormal"/>
              <w:spacing w:after="0"/>
              <w:rPr>
                <w:rFonts w:ascii="Bookman Old Style" w:hAnsi="Bookman Old Style" w:cs="Times New Roman"/>
                <w:sz w:val="22"/>
                <w:szCs w:val="22"/>
              </w:rPr>
            </w:pPr>
            <w:r>
              <w:rPr>
                <w:rFonts w:ascii="Bookman Old Style" w:hAnsi="Bookman Old Style" w:cs="Times New Roman"/>
                <w:sz w:val="22"/>
                <w:szCs w:val="22"/>
              </w:rPr>
              <w:t>TCP</w:t>
            </w:r>
            <w:r w:rsidR="005571E3" w:rsidRPr="00404268">
              <w:rPr>
                <w:rFonts w:ascii="Bookman Old Style" w:hAnsi="Bookman Old Style" w:cs="Times New Roman"/>
                <w:sz w:val="22"/>
                <w:szCs w:val="22"/>
              </w:rPr>
              <w:t>/445</w:t>
            </w:r>
          </w:p>
          <w:p w:rsidR="005571E3" w:rsidRPr="00404268" w:rsidRDefault="005571E3" w:rsidP="00404268">
            <w:pPr>
              <w:pStyle w:val="PwCNormal"/>
              <w:numPr>
                <w:ilvl w:val="0"/>
                <w:numId w:val="0"/>
              </w:numPr>
              <w:spacing w:after="0"/>
              <w:rPr>
                <w:rFonts w:ascii="Bookman Old Style" w:hAnsi="Bookman Old Style" w:cs="Times New Roman"/>
                <w:sz w:val="22"/>
                <w:szCs w:val="22"/>
              </w:rPr>
            </w:pPr>
            <w:r w:rsidRPr="00404268">
              <w:rPr>
                <w:rFonts w:ascii="Bookman Old Style" w:hAnsi="Bookman Old Style" w:cs="Times New Roman"/>
                <w:sz w:val="22"/>
                <w:szCs w:val="22"/>
              </w:rPr>
              <w:t>The remote host supports SMBv1.</w:t>
            </w:r>
          </w:p>
        </w:tc>
        <w:tc>
          <w:tcPr>
            <w:tcW w:w="1701" w:type="dxa"/>
          </w:tcPr>
          <w:p w:rsidR="005571E3" w:rsidRPr="00404268" w:rsidRDefault="005571E3" w:rsidP="00404268">
            <w:pPr>
              <w:pStyle w:val="PwCNormal"/>
              <w:numPr>
                <w:ilvl w:val="0"/>
                <w:numId w:val="0"/>
              </w:numPr>
              <w:spacing w:after="0"/>
              <w:rPr>
                <w:rFonts w:ascii="Bookman Old Style" w:hAnsi="Bookman Old Style" w:cs="Times New Roman"/>
                <w:sz w:val="22"/>
                <w:szCs w:val="22"/>
              </w:rPr>
            </w:pPr>
            <w:r w:rsidRPr="00404268">
              <w:rPr>
                <w:rFonts w:ascii="Bookman Old Style" w:hAnsi="Bookman Old Style" w:cs="Times New Roman"/>
                <w:sz w:val="22"/>
                <w:szCs w:val="22"/>
              </w:rPr>
              <w:lastRenderedPageBreak/>
              <w:t>The remote Windows host supports the SMBv1 protocol.</w:t>
            </w:r>
          </w:p>
        </w:tc>
        <w:tc>
          <w:tcPr>
            <w:tcW w:w="3969" w:type="dxa"/>
          </w:tcPr>
          <w:p w:rsidR="00F37CD5" w:rsidRDefault="005571E3" w:rsidP="00404268">
            <w:pPr>
              <w:pStyle w:val="PwCNormal"/>
              <w:spacing w:after="0"/>
              <w:rPr>
                <w:rFonts w:ascii="Bookman Old Style" w:hAnsi="Bookman Old Style" w:cs="Times New Roman"/>
                <w:sz w:val="22"/>
                <w:szCs w:val="22"/>
              </w:rPr>
            </w:pPr>
            <w:r w:rsidRPr="00404268">
              <w:rPr>
                <w:rFonts w:ascii="Bookman Old Style" w:hAnsi="Bookman Old Style" w:cs="Times New Roman"/>
                <w:sz w:val="22"/>
                <w:szCs w:val="22"/>
              </w:rPr>
              <w:t>Disable SMBv1 according to the vendor instructions in Microsoft KB2696547.</w:t>
            </w:r>
          </w:p>
          <w:p w:rsidR="00F37CD5" w:rsidRDefault="005571E3" w:rsidP="00404268">
            <w:pPr>
              <w:pStyle w:val="PwCNormal"/>
              <w:spacing w:after="0"/>
              <w:rPr>
                <w:rFonts w:ascii="Bookman Old Style" w:hAnsi="Bookman Old Style" w:cs="Times New Roman"/>
                <w:sz w:val="22"/>
                <w:szCs w:val="22"/>
              </w:rPr>
            </w:pPr>
            <w:r w:rsidRPr="00404268">
              <w:rPr>
                <w:rFonts w:ascii="Bookman Old Style" w:hAnsi="Bookman Old Style" w:cs="Times New Roman"/>
                <w:sz w:val="22"/>
                <w:szCs w:val="22"/>
              </w:rPr>
              <w:t xml:space="preserve"> Additionally, block SMB directly by blocking TCP port 445 on all network boundary devices. </w:t>
            </w:r>
          </w:p>
          <w:p w:rsidR="005571E3" w:rsidRPr="00404268" w:rsidRDefault="005571E3" w:rsidP="00404268">
            <w:pPr>
              <w:pStyle w:val="PwCNormal"/>
              <w:spacing w:after="0"/>
              <w:rPr>
                <w:rFonts w:ascii="Bookman Old Style" w:hAnsi="Bookman Old Style" w:cs="Times New Roman"/>
                <w:sz w:val="22"/>
                <w:szCs w:val="22"/>
              </w:rPr>
            </w:pPr>
            <w:r w:rsidRPr="00404268">
              <w:rPr>
                <w:rFonts w:ascii="Bookman Old Style" w:hAnsi="Bookman Old Style" w:cs="Times New Roman"/>
                <w:sz w:val="22"/>
                <w:szCs w:val="22"/>
              </w:rPr>
              <w:t>For SMB over the NetBIOS API, block TCP ports 137 / 139 and UDP ports 137 / 138 on all network boundary devices.</w:t>
            </w:r>
          </w:p>
          <w:p w:rsidR="00F37CD5" w:rsidRDefault="00F37CD5" w:rsidP="00404268">
            <w:pPr>
              <w:pStyle w:val="PwCNormal"/>
              <w:spacing w:after="0"/>
              <w:rPr>
                <w:rFonts w:ascii="Bookman Old Style" w:hAnsi="Bookman Old Style" w:cs="Times New Roman"/>
                <w:sz w:val="22"/>
                <w:szCs w:val="22"/>
              </w:rPr>
            </w:pPr>
          </w:p>
          <w:p w:rsidR="00F37CD5" w:rsidRDefault="00F37CD5" w:rsidP="00404268">
            <w:pPr>
              <w:pStyle w:val="PwCNormal"/>
              <w:spacing w:after="0"/>
              <w:rPr>
                <w:rFonts w:ascii="Bookman Old Style" w:hAnsi="Bookman Old Style" w:cs="Times New Roman"/>
                <w:sz w:val="22"/>
                <w:szCs w:val="22"/>
              </w:rPr>
            </w:pPr>
          </w:p>
          <w:p w:rsidR="005571E3" w:rsidRDefault="005571E3" w:rsidP="00404268">
            <w:pPr>
              <w:pStyle w:val="PwCNormal"/>
              <w:spacing w:after="0"/>
              <w:rPr>
                <w:rFonts w:ascii="Bookman Old Style" w:hAnsi="Bookman Old Style" w:cs="Times New Roman"/>
                <w:sz w:val="22"/>
                <w:szCs w:val="22"/>
              </w:rPr>
            </w:pPr>
            <w:r>
              <w:rPr>
                <w:rFonts w:ascii="Bookman Old Style" w:hAnsi="Bookman Old Style" w:cs="Times New Roman"/>
                <w:sz w:val="22"/>
                <w:szCs w:val="22"/>
              </w:rPr>
              <w:lastRenderedPageBreak/>
              <w:t>See also:</w:t>
            </w:r>
          </w:p>
          <w:p w:rsidR="005571E3" w:rsidRPr="00404268" w:rsidRDefault="005571E3" w:rsidP="00404268">
            <w:pPr>
              <w:pStyle w:val="PwCNormal"/>
              <w:spacing w:after="0"/>
              <w:rPr>
                <w:rFonts w:ascii="Bookman Old Style" w:hAnsi="Bookman Old Style" w:cs="Times New Roman"/>
                <w:sz w:val="22"/>
                <w:szCs w:val="22"/>
              </w:rPr>
            </w:pPr>
            <w:r w:rsidRPr="00404268">
              <w:rPr>
                <w:rFonts w:ascii="Bookman Old Style" w:hAnsi="Bookman Old Style" w:cs="Times New Roman"/>
                <w:sz w:val="22"/>
                <w:szCs w:val="22"/>
              </w:rPr>
              <w:t>https://blogs.technet.microsoft.com/filecab/2016/09/16/stop-using-smb1/</w:t>
            </w:r>
          </w:p>
          <w:p w:rsidR="005571E3" w:rsidRPr="00404268" w:rsidRDefault="005571E3" w:rsidP="00404268">
            <w:pPr>
              <w:pStyle w:val="PwCNormal"/>
              <w:numPr>
                <w:ilvl w:val="0"/>
                <w:numId w:val="0"/>
              </w:numPr>
              <w:spacing w:after="0"/>
              <w:rPr>
                <w:rFonts w:ascii="Bookman Old Style" w:hAnsi="Bookman Old Style" w:cs="Times New Roman"/>
                <w:sz w:val="22"/>
                <w:szCs w:val="22"/>
              </w:rPr>
            </w:pPr>
            <w:r w:rsidRPr="00404268">
              <w:rPr>
                <w:rFonts w:ascii="Bookman Old Style" w:hAnsi="Bookman Old Style" w:cs="Times New Roman"/>
                <w:sz w:val="22"/>
                <w:szCs w:val="22"/>
              </w:rPr>
              <w:t>https://support.microsoft.com/en-us/kb/2696547</w:t>
            </w:r>
          </w:p>
        </w:tc>
        <w:tc>
          <w:tcPr>
            <w:tcW w:w="1706" w:type="dxa"/>
          </w:tcPr>
          <w:p w:rsidR="005571E3" w:rsidRPr="004830A4" w:rsidRDefault="005571E3" w:rsidP="00404268">
            <w:pPr>
              <w:pStyle w:val="PwCNormal"/>
              <w:numPr>
                <w:ilvl w:val="0"/>
                <w:numId w:val="0"/>
              </w:numPr>
              <w:spacing w:after="0"/>
              <w:rPr>
                <w:rFonts w:ascii="Bookman Old Style" w:hAnsi="Bookman Old Style" w:cs="Times New Roman"/>
                <w:sz w:val="22"/>
                <w:szCs w:val="22"/>
                <w:highlight w:val="yellow"/>
              </w:rPr>
            </w:pPr>
          </w:p>
        </w:tc>
      </w:tr>
    </w:tbl>
    <w:p w:rsidR="00D700DC" w:rsidRPr="004830A4" w:rsidRDefault="00D700DC" w:rsidP="00404268">
      <w:pPr>
        <w:pStyle w:val="PwCNormal"/>
        <w:numPr>
          <w:ilvl w:val="0"/>
          <w:numId w:val="0"/>
        </w:numPr>
        <w:spacing w:after="0"/>
        <w:rPr>
          <w:rFonts w:ascii="Bookman Old Style" w:hAnsi="Bookman Old Style" w:cs="Times New Roman"/>
        </w:rPr>
      </w:pPr>
    </w:p>
    <w:p w:rsidR="00D700DC" w:rsidRPr="004830A4" w:rsidRDefault="00D700DC" w:rsidP="00D700DC">
      <w:pPr>
        <w:rPr>
          <w:rFonts w:ascii="Bookman Old Style" w:hAnsi="Bookman Old Style"/>
          <w:snapToGrid w:val="0"/>
          <w:color w:val="000000" w:themeColor="text1"/>
          <w:sz w:val="20"/>
          <w:szCs w:val="36"/>
          <w:lang w:eastAsia="en-AU"/>
        </w:rPr>
      </w:pPr>
      <w:r w:rsidRPr="004830A4">
        <w:rPr>
          <w:rFonts w:ascii="Bookman Old Style" w:hAnsi="Bookman Old Style"/>
        </w:rPr>
        <w:br w:type="page"/>
      </w:r>
    </w:p>
    <w:p w:rsidR="00D700DC" w:rsidRPr="004830A4" w:rsidRDefault="00D700DC" w:rsidP="00D74884">
      <w:pPr>
        <w:pStyle w:val="PrefaceTitle"/>
        <w:numPr>
          <w:ilvl w:val="0"/>
          <w:numId w:val="21"/>
        </w:numPr>
        <w:jc w:val="both"/>
        <w:rPr>
          <w:rFonts w:ascii="Bookman Old Style" w:hAnsi="Bookman Old Style" w:cs="Times New Roman"/>
          <w:i w:val="0"/>
          <w:sz w:val="56"/>
        </w:rPr>
        <w:sectPr w:rsidR="00D700DC" w:rsidRPr="004830A4" w:rsidSect="00B85631">
          <w:footerReference w:type="first" r:id="rId24"/>
          <w:pgSz w:w="16838" w:h="11906" w:orient="landscape" w:code="9"/>
          <w:pgMar w:top="1440" w:right="1440" w:bottom="1440" w:left="1354" w:header="454" w:footer="216" w:gutter="0"/>
          <w:cols w:space="708"/>
          <w:titlePg/>
          <w:docGrid w:linePitch="360"/>
        </w:sectPr>
      </w:pPr>
    </w:p>
    <w:p w:rsidR="00D700DC" w:rsidRPr="004005F7" w:rsidRDefault="00D700DC" w:rsidP="00D74884">
      <w:pPr>
        <w:pStyle w:val="PrefaceTitle"/>
        <w:numPr>
          <w:ilvl w:val="0"/>
          <w:numId w:val="15"/>
        </w:numPr>
        <w:spacing w:after="0"/>
        <w:ind w:left="426" w:hanging="426"/>
        <w:jc w:val="both"/>
        <w:rPr>
          <w:rFonts w:ascii="Bookman Old Style" w:hAnsi="Bookman Old Style" w:cs="Times New Roman"/>
          <w:i w:val="0"/>
          <w:sz w:val="36"/>
        </w:rPr>
      </w:pPr>
      <w:bookmarkStart w:id="40" w:name="_Toc528001022"/>
      <w:r w:rsidRPr="004005F7">
        <w:rPr>
          <w:rFonts w:ascii="Bookman Old Style" w:hAnsi="Bookman Old Style" w:cs="Times New Roman"/>
          <w:i w:val="0"/>
          <w:sz w:val="36"/>
        </w:rPr>
        <w:lastRenderedPageBreak/>
        <w:t>Appendix</w:t>
      </w:r>
      <w:bookmarkEnd w:id="40"/>
    </w:p>
    <w:p w:rsidR="00362134" w:rsidRPr="004005F7" w:rsidRDefault="00362134" w:rsidP="00D74884">
      <w:pPr>
        <w:pStyle w:val="Heading2"/>
        <w:numPr>
          <w:ilvl w:val="1"/>
          <w:numId w:val="15"/>
        </w:numPr>
        <w:spacing w:before="0"/>
        <w:ind w:left="426" w:hanging="426"/>
        <w:rPr>
          <w:rFonts w:ascii="Bookman Old Style" w:hAnsi="Bookman Old Style"/>
          <w:sz w:val="32"/>
          <w:szCs w:val="32"/>
        </w:rPr>
      </w:pPr>
      <w:bookmarkStart w:id="41" w:name="_Toc528001023"/>
      <w:r w:rsidRPr="004005F7">
        <w:rPr>
          <w:rFonts w:ascii="Bookman Old Style" w:hAnsi="Bookman Old Style"/>
          <w:sz w:val="32"/>
          <w:szCs w:val="32"/>
        </w:rPr>
        <w:t>OWASP Checklist</w:t>
      </w:r>
      <w:bookmarkEnd w:id="41"/>
    </w:p>
    <w:p w:rsidR="00D700DC" w:rsidRPr="004830A4" w:rsidRDefault="00362134" w:rsidP="00362134">
      <w:pPr>
        <w:rPr>
          <w:rFonts w:ascii="Bookman Old Style" w:hAnsi="Bookman Old Style"/>
        </w:rPr>
      </w:pPr>
      <w:r w:rsidRPr="004830A4">
        <w:rPr>
          <w:rFonts w:ascii="Bookman Old Style" w:hAnsi="Bookman Old Style"/>
        </w:rPr>
        <w:t>The Application Security Assessment has been evaluated as per Open Web Application Security Project Testing guide v4.0 as follows:</w:t>
      </w:r>
    </w:p>
    <w:p w:rsidR="00362134" w:rsidRPr="004830A4" w:rsidRDefault="00362134" w:rsidP="00362134">
      <w:pPr>
        <w:rPr>
          <w:rFonts w:ascii="Bookman Old Style" w:hAnsi="Bookman Old Style"/>
        </w:rPr>
      </w:pPr>
    </w:p>
    <w:tbl>
      <w:tblPr>
        <w:tblW w:w="5000" w:type="pct"/>
        <w:tblLook w:val="04A0"/>
      </w:tblPr>
      <w:tblGrid>
        <w:gridCol w:w="848"/>
        <w:gridCol w:w="1128"/>
        <w:gridCol w:w="2115"/>
        <w:gridCol w:w="706"/>
        <w:gridCol w:w="4445"/>
      </w:tblGrid>
      <w:tr w:rsidR="0007042A" w:rsidRPr="004830A4" w:rsidTr="00B400BE">
        <w:trPr>
          <w:cantSplit/>
          <w:tblHeader/>
        </w:trPr>
        <w:tc>
          <w:tcPr>
            <w:tcW w:w="478" w:type="pct"/>
            <w:tcBorders>
              <w:top w:val="single" w:sz="4" w:space="0" w:color="auto"/>
              <w:left w:val="single" w:sz="4" w:space="0" w:color="auto"/>
              <w:bottom w:val="single" w:sz="4" w:space="0" w:color="auto"/>
              <w:right w:val="single" w:sz="4" w:space="0" w:color="auto"/>
            </w:tcBorders>
            <w:shd w:val="clear" w:color="000000" w:fill="4472C4"/>
            <w:vAlign w:val="center"/>
            <w:hideMark/>
          </w:tcPr>
          <w:p w:rsidR="00362134" w:rsidRPr="004830A4" w:rsidRDefault="00362134" w:rsidP="00362134">
            <w:pPr>
              <w:jc w:val="center"/>
              <w:rPr>
                <w:rFonts w:ascii="Bookman Old Style" w:hAnsi="Bookman Old Style"/>
                <w:b/>
                <w:bCs/>
                <w:color w:val="FFFFFF"/>
                <w:sz w:val="22"/>
                <w:szCs w:val="22"/>
                <w:lang w:val="en-US"/>
              </w:rPr>
            </w:pPr>
            <w:r w:rsidRPr="004830A4">
              <w:rPr>
                <w:rFonts w:ascii="Bookman Old Style" w:hAnsi="Bookman Old Style"/>
                <w:b/>
                <w:bCs/>
                <w:color w:val="FFFFFF"/>
                <w:sz w:val="22"/>
                <w:szCs w:val="22"/>
                <w:lang w:val="en-US"/>
              </w:rPr>
              <w:t>Ref. No.</w:t>
            </w:r>
          </w:p>
        </w:tc>
        <w:tc>
          <w:tcPr>
            <w:tcW w:w="637" w:type="pct"/>
            <w:tcBorders>
              <w:top w:val="single" w:sz="4" w:space="0" w:color="auto"/>
              <w:left w:val="nil"/>
              <w:bottom w:val="single" w:sz="4" w:space="0" w:color="auto"/>
              <w:right w:val="single" w:sz="4" w:space="0" w:color="auto"/>
            </w:tcBorders>
            <w:shd w:val="clear" w:color="000000" w:fill="4472C4"/>
            <w:vAlign w:val="center"/>
            <w:hideMark/>
          </w:tcPr>
          <w:p w:rsidR="00362134" w:rsidRPr="004830A4" w:rsidRDefault="00362134" w:rsidP="00362134">
            <w:pPr>
              <w:jc w:val="center"/>
              <w:rPr>
                <w:rFonts w:ascii="Bookman Old Style" w:hAnsi="Bookman Old Style"/>
                <w:b/>
                <w:bCs/>
                <w:color w:val="FFFFFF"/>
                <w:sz w:val="22"/>
                <w:szCs w:val="22"/>
                <w:lang w:val="en-US"/>
              </w:rPr>
            </w:pPr>
            <w:r w:rsidRPr="004830A4">
              <w:rPr>
                <w:rFonts w:ascii="Bookman Old Style" w:hAnsi="Bookman Old Style"/>
                <w:b/>
                <w:bCs/>
                <w:color w:val="FFFFFF"/>
                <w:sz w:val="22"/>
                <w:szCs w:val="22"/>
                <w:lang w:val="en-US"/>
              </w:rPr>
              <w:t>Category</w:t>
            </w:r>
          </w:p>
        </w:tc>
        <w:tc>
          <w:tcPr>
            <w:tcW w:w="1199" w:type="pct"/>
            <w:tcBorders>
              <w:top w:val="single" w:sz="4" w:space="0" w:color="auto"/>
              <w:left w:val="nil"/>
              <w:bottom w:val="single" w:sz="4" w:space="0" w:color="auto"/>
              <w:right w:val="single" w:sz="4" w:space="0" w:color="auto"/>
            </w:tcBorders>
            <w:shd w:val="clear" w:color="000000" w:fill="4472C4"/>
            <w:vAlign w:val="center"/>
            <w:hideMark/>
          </w:tcPr>
          <w:p w:rsidR="00362134" w:rsidRPr="004830A4" w:rsidRDefault="00362134" w:rsidP="00362134">
            <w:pPr>
              <w:jc w:val="center"/>
              <w:rPr>
                <w:rFonts w:ascii="Bookman Old Style" w:hAnsi="Bookman Old Style"/>
                <w:b/>
                <w:bCs/>
                <w:color w:val="FFFFFF"/>
                <w:sz w:val="22"/>
                <w:szCs w:val="22"/>
                <w:lang w:val="en-US"/>
              </w:rPr>
            </w:pPr>
            <w:r w:rsidRPr="004830A4">
              <w:rPr>
                <w:rFonts w:ascii="Bookman Old Style" w:hAnsi="Bookman Old Style"/>
                <w:b/>
                <w:bCs/>
                <w:color w:val="FFFFFF"/>
                <w:sz w:val="22"/>
                <w:szCs w:val="22"/>
                <w:lang w:val="en-US"/>
              </w:rPr>
              <w:t>Test Name</w:t>
            </w:r>
          </w:p>
        </w:tc>
        <w:tc>
          <w:tcPr>
            <w:tcW w:w="396" w:type="pct"/>
            <w:tcBorders>
              <w:top w:val="single" w:sz="4" w:space="0" w:color="auto"/>
              <w:left w:val="nil"/>
              <w:bottom w:val="single" w:sz="4" w:space="0" w:color="auto"/>
              <w:right w:val="single" w:sz="4" w:space="0" w:color="auto"/>
            </w:tcBorders>
            <w:shd w:val="clear" w:color="000000" w:fill="4472C4"/>
            <w:vAlign w:val="center"/>
            <w:hideMark/>
          </w:tcPr>
          <w:p w:rsidR="00362134" w:rsidRPr="004830A4" w:rsidRDefault="00362134" w:rsidP="00362134">
            <w:pPr>
              <w:jc w:val="center"/>
              <w:rPr>
                <w:rFonts w:ascii="Bookman Old Style" w:hAnsi="Bookman Old Style"/>
                <w:b/>
                <w:bCs/>
                <w:color w:val="FFFFFF"/>
                <w:sz w:val="22"/>
                <w:szCs w:val="22"/>
                <w:lang w:val="en-US"/>
              </w:rPr>
            </w:pPr>
            <w:r w:rsidRPr="004830A4">
              <w:rPr>
                <w:rFonts w:ascii="Bookman Old Style" w:hAnsi="Bookman Old Style"/>
                <w:b/>
                <w:bCs/>
                <w:color w:val="FFFFFF"/>
                <w:sz w:val="22"/>
                <w:szCs w:val="22"/>
                <w:lang w:val="en-US"/>
              </w:rPr>
              <w:t>Safe?</w:t>
            </w:r>
          </w:p>
        </w:tc>
        <w:tc>
          <w:tcPr>
            <w:tcW w:w="2290" w:type="pct"/>
            <w:tcBorders>
              <w:top w:val="single" w:sz="4" w:space="0" w:color="auto"/>
              <w:left w:val="nil"/>
              <w:bottom w:val="single" w:sz="4" w:space="0" w:color="auto"/>
              <w:right w:val="single" w:sz="4" w:space="0" w:color="auto"/>
            </w:tcBorders>
            <w:shd w:val="clear" w:color="000000" w:fill="4472C4"/>
            <w:vAlign w:val="center"/>
            <w:hideMark/>
          </w:tcPr>
          <w:p w:rsidR="00362134" w:rsidRPr="004830A4" w:rsidRDefault="00362134" w:rsidP="00362134">
            <w:pPr>
              <w:jc w:val="center"/>
              <w:rPr>
                <w:rFonts w:ascii="Bookman Old Style" w:hAnsi="Bookman Old Style"/>
                <w:b/>
                <w:bCs/>
                <w:color w:val="FFFFFF"/>
                <w:sz w:val="22"/>
                <w:szCs w:val="22"/>
                <w:lang w:val="en-US"/>
              </w:rPr>
            </w:pPr>
            <w:r w:rsidRPr="004830A4">
              <w:rPr>
                <w:rFonts w:ascii="Bookman Old Style" w:hAnsi="Bookman Old Style"/>
                <w:b/>
                <w:bCs/>
                <w:color w:val="FFFFFF"/>
                <w:sz w:val="22"/>
                <w:szCs w:val="22"/>
                <w:lang w:val="en-US"/>
              </w:rPr>
              <w:t>Remarks</w:t>
            </w:r>
          </w:p>
        </w:tc>
      </w:tr>
      <w:tr w:rsidR="00362134"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362134" w:rsidRPr="00FE374F" w:rsidRDefault="00362134" w:rsidP="00362134">
            <w:pPr>
              <w:rPr>
                <w:rFonts w:ascii="Bookman Old Style" w:hAnsi="Bookman Old Style"/>
                <w:color w:val="252525"/>
                <w:sz w:val="20"/>
                <w:lang w:val="en-US"/>
              </w:rPr>
            </w:pPr>
            <w:r w:rsidRPr="00FE374F">
              <w:rPr>
                <w:rFonts w:ascii="Bookman Old Style" w:hAnsi="Bookman Old Style"/>
                <w:color w:val="252525"/>
                <w:sz w:val="20"/>
                <w:lang w:val="en-US"/>
              </w:rPr>
              <w:t>1.1</w:t>
            </w:r>
          </w:p>
        </w:tc>
        <w:tc>
          <w:tcPr>
            <w:tcW w:w="4522" w:type="pct"/>
            <w:gridSpan w:val="4"/>
            <w:tcBorders>
              <w:top w:val="single" w:sz="4" w:space="0" w:color="auto"/>
              <w:left w:val="nil"/>
              <w:bottom w:val="single" w:sz="4" w:space="0" w:color="auto"/>
              <w:right w:val="single" w:sz="4" w:space="0" w:color="000000"/>
            </w:tcBorders>
            <w:shd w:val="clear" w:color="000000" w:fill="FFFFFF"/>
            <w:hideMark/>
          </w:tcPr>
          <w:p w:rsidR="00362134" w:rsidRPr="00FE374F" w:rsidRDefault="00362134" w:rsidP="00362134">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Information Gathering</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362134" w:rsidRPr="00FE374F" w:rsidRDefault="00362134" w:rsidP="00362134">
            <w:pPr>
              <w:rPr>
                <w:rFonts w:ascii="Bookman Old Style" w:hAnsi="Bookman Old Style"/>
                <w:color w:val="252525"/>
                <w:sz w:val="20"/>
                <w:lang w:val="en-US"/>
              </w:rPr>
            </w:pPr>
            <w:r w:rsidRPr="00FE374F">
              <w:rPr>
                <w:rFonts w:ascii="Bookman Old Style" w:hAnsi="Bookman Old Style"/>
                <w:color w:val="252525"/>
                <w:sz w:val="20"/>
                <w:lang w:val="en-US"/>
              </w:rPr>
              <w:t>1.1.1</w:t>
            </w:r>
          </w:p>
        </w:tc>
        <w:tc>
          <w:tcPr>
            <w:tcW w:w="637" w:type="pct"/>
            <w:tcBorders>
              <w:top w:val="nil"/>
              <w:left w:val="nil"/>
              <w:bottom w:val="single" w:sz="4" w:space="0" w:color="auto"/>
              <w:right w:val="single" w:sz="4" w:space="0" w:color="auto"/>
            </w:tcBorders>
            <w:shd w:val="clear" w:color="000000" w:fill="FFFFFF"/>
            <w:hideMark/>
          </w:tcPr>
          <w:p w:rsidR="00362134" w:rsidRPr="00FE374F" w:rsidRDefault="00362134" w:rsidP="00362134">
            <w:pPr>
              <w:rPr>
                <w:rFonts w:ascii="Bookman Old Style" w:hAnsi="Bookman Old Style"/>
                <w:color w:val="252525"/>
                <w:sz w:val="20"/>
                <w:lang w:val="en-US"/>
              </w:rPr>
            </w:pPr>
            <w:r w:rsidRPr="00FE374F">
              <w:rPr>
                <w:rFonts w:ascii="Bookman Old Style" w:hAnsi="Bookman Old Style"/>
                <w:color w:val="252525"/>
                <w:sz w:val="20"/>
                <w:lang w:val="en-US"/>
              </w:rPr>
              <w:t>OTG-INFO-001</w:t>
            </w:r>
          </w:p>
        </w:tc>
        <w:tc>
          <w:tcPr>
            <w:tcW w:w="1199" w:type="pct"/>
            <w:tcBorders>
              <w:top w:val="nil"/>
              <w:left w:val="nil"/>
              <w:bottom w:val="single" w:sz="4" w:space="0" w:color="auto"/>
              <w:right w:val="single" w:sz="4" w:space="0" w:color="auto"/>
            </w:tcBorders>
            <w:shd w:val="clear" w:color="000000" w:fill="FFFFFF"/>
            <w:hideMark/>
          </w:tcPr>
          <w:p w:rsidR="00362134" w:rsidRPr="00FE374F" w:rsidRDefault="00362134" w:rsidP="00362134">
            <w:pPr>
              <w:rPr>
                <w:rFonts w:ascii="Bookman Old Style" w:hAnsi="Bookman Old Style"/>
                <w:color w:val="252525"/>
                <w:sz w:val="20"/>
                <w:lang w:val="en-US"/>
              </w:rPr>
            </w:pPr>
            <w:r w:rsidRPr="00FE374F">
              <w:rPr>
                <w:rFonts w:ascii="Bookman Old Style" w:hAnsi="Bookman Old Style"/>
                <w:color w:val="252525"/>
                <w:sz w:val="20"/>
                <w:lang w:val="en-US"/>
              </w:rPr>
              <w:t>Conduct Search Engine Discovery and Reconnaissance for Information Leakage</w:t>
            </w:r>
          </w:p>
        </w:tc>
        <w:tc>
          <w:tcPr>
            <w:tcW w:w="396" w:type="pct"/>
            <w:tcBorders>
              <w:top w:val="nil"/>
              <w:left w:val="nil"/>
              <w:bottom w:val="single" w:sz="4" w:space="0" w:color="auto"/>
              <w:right w:val="single" w:sz="4" w:space="0" w:color="auto"/>
            </w:tcBorders>
            <w:shd w:val="clear" w:color="auto" w:fill="auto"/>
            <w:hideMark/>
          </w:tcPr>
          <w:p w:rsidR="00362134" w:rsidRPr="00C24A61" w:rsidRDefault="00C24A61" w:rsidP="00362134">
            <w:pPr>
              <w:rPr>
                <w:rFonts w:ascii="Bookman Old Style" w:hAnsi="Bookman Old Style"/>
                <w:color w:val="000000"/>
                <w:sz w:val="20"/>
                <w:lang w:val="en-US"/>
              </w:rPr>
            </w:pPr>
            <w:r w:rsidRPr="00C24A61">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hideMark/>
          </w:tcPr>
          <w:p w:rsidR="00362134" w:rsidRPr="00C24A61" w:rsidRDefault="00C24A61" w:rsidP="00C24A61">
            <w:pPr>
              <w:rPr>
                <w:rFonts w:ascii="Bookman Old Style" w:hAnsi="Bookman Old Style"/>
                <w:color w:val="000000"/>
                <w:sz w:val="20"/>
                <w:lang w:val="en-US"/>
              </w:rPr>
            </w:pPr>
            <w:r w:rsidRPr="00C24A61">
              <w:rPr>
                <w:rFonts w:ascii="Bookman Old Style" w:hAnsi="Bookman Old Style"/>
                <w:color w:val="000000"/>
                <w:sz w:val="20"/>
                <w:lang w:val="en-US"/>
              </w:rPr>
              <w:t>No considerable information found</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362134" w:rsidRPr="00FE374F" w:rsidRDefault="00362134" w:rsidP="00362134">
            <w:pPr>
              <w:rPr>
                <w:rFonts w:ascii="Bookman Old Style" w:hAnsi="Bookman Old Style"/>
                <w:color w:val="252525"/>
                <w:sz w:val="20"/>
                <w:lang w:val="en-US"/>
              </w:rPr>
            </w:pPr>
            <w:r w:rsidRPr="00FE374F">
              <w:rPr>
                <w:rFonts w:ascii="Bookman Old Style" w:hAnsi="Bookman Old Style"/>
                <w:color w:val="252525"/>
                <w:sz w:val="20"/>
                <w:lang w:val="en-US"/>
              </w:rPr>
              <w:t>1.1.2</w:t>
            </w:r>
          </w:p>
        </w:tc>
        <w:tc>
          <w:tcPr>
            <w:tcW w:w="637" w:type="pct"/>
            <w:tcBorders>
              <w:top w:val="nil"/>
              <w:left w:val="nil"/>
              <w:bottom w:val="single" w:sz="4" w:space="0" w:color="auto"/>
              <w:right w:val="single" w:sz="4" w:space="0" w:color="auto"/>
            </w:tcBorders>
            <w:shd w:val="clear" w:color="000000" w:fill="FFFFFF"/>
            <w:hideMark/>
          </w:tcPr>
          <w:p w:rsidR="00362134" w:rsidRPr="00FE374F" w:rsidRDefault="00362134" w:rsidP="00362134">
            <w:pPr>
              <w:rPr>
                <w:rFonts w:ascii="Bookman Old Style" w:hAnsi="Bookman Old Style"/>
                <w:color w:val="252525"/>
                <w:sz w:val="20"/>
                <w:lang w:val="en-US"/>
              </w:rPr>
            </w:pPr>
            <w:r w:rsidRPr="00FE374F">
              <w:rPr>
                <w:rFonts w:ascii="Bookman Old Style" w:hAnsi="Bookman Old Style"/>
                <w:color w:val="252525"/>
                <w:sz w:val="20"/>
                <w:lang w:val="en-US"/>
              </w:rPr>
              <w:t>OTG-INFO-002</w:t>
            </w:r>
          </w:p>
        </w:tc>
        <w:tc>
          <w:tcPr>
            <w:tcW w:w="1199" w:type="pct"/>
            <w:tcBorders>
              <w:top w:val="nil"/>
              <w:left w:val="nil"/>
              <w:bottom w:val="single" w:sz="4" w:space="0" w:color="auto"/>
              <w:right w:val="single" w:sz="4" w:space="0" w:color="auto"/>
            </w:tcBorders>
            <w:shd w:val="clear" w:color="000000" w:fill="FFFFFF"/>
            <w:hideMark/>
          </w:tcPr>
          <w:p w:rsidR="00362134" w:rsidRPr="00FE374F" w:rsidRDefault="00362134" w:rsidP="00362134">
            <w:pPr>
              <w:rPr>
                <w:rFonts w:ascii="Bookman Old Style" w:hAnsi="Bookman Old Style"/>
                <w:color w:val="252525"/>
                <w:sz w:val="20"/>
                <w:lang w:val="en-US"/>
              </w:rPr>
            </w:pPr>
            <w:r w:rsidRPr="00FE374F">
              <w:rPr>
                <w:rFonts w:ascii="Bookman Old Style" w:hAnsi="Bookman Old Style"/>
                <w:color w:val="252525"/>
                <w:sz w:val="20"/>
                <w:lang w:val="en-US"/>
              </w:rPr>
              <w:t>Fingerprint Web Server</w:t>
            </w:r>
          </w:p>
        </w:tc>
        <w:tc>
          <w:tcPr>
            <w:tcW w:w="396" w:type="pct"/>
            <w:tcBorders>
              <w:top w:val="nil"/>
              <w:left w:val="nil"/>
              <w:bottom w:val="single" w:sz="4" w:space="0" w:color="auto"/>
              <w:right w:val="single" w:sz="4" w:space="0" w:color="auto"/>
            </w:tcBorders>
            <w:shd w:val="clear" w:color="auto" w:fill="auto"/>
            <w:noWrap/>
            <w:vAlign w:val="bottom"/>
            <w:hideMark/>
          </w:tcPr>
          <w:p w:rsidR="00362134" w:rsidRPr="00FE374F" w:rsidRDefault="00362134"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sidR="00C24A61">
              <w:rPr>
                <w:rFonts w:ascii="Bookman Old Style" w:hAnsi="Bookman Old Style"/>
                <w:color w:val="000000"/>
                <w:sz w:val="20"/>
                <w:lang w:val="en-US"/>
              </w:rPr>
              <w:t>No</w:t>
            </w:r>
          </w:p>
        </w:tc>
        <w:tc>
          <w:tcPr>
            <w:tcW w:w="2290" w:type="pct"/>
            <w:tcBorders>
              <w:top w:val="nil"/>
              <w:left w:val="nil"/>
              <w:bottom w:val="single" w:sz="4" w:space="0" w:color="auto"/>
              <w:right w:val="single" w:sz="4" w:space="0" w:color="auto"/>
            </w:tcBorders>
            <w:shd w:val="clear" w:color="auto" w:fill="auto"/>
            <w:noWrap/>
            <w:vAlign w:val="bottom"/>
            <w:hideMark/>
          </w:tcPr>
          <w:p w:rsidR="00C24A61" w:rsidRPr="00C24A61" w:rsidRDefault="00362134" w:rsidP="00C24A61">
            <w:pPr>
              <w:rPr>
                <w:rFonts w:ascii="Bookman Old Style" w:hAnsi="Bookman Old Style"/>
                <w:color w:val="000000"/>
                <w:sz w:val="20"/>
                <w:lang w:val="en-US"/>
              </w:rPr>
            </w:pPr>
            <w:r w:rsidRPr="00FE374F">
              <w:rPr>
                <w:rFonts w:ascii="Bookman Old Style" w:hAnsi="Bookman Old Style"/>
                <w:color w:val="000000"/>
                <w:sz w:val="20"/>
                <w:lang w:val="en-US"/>
              </w:rPr>
              <w:t> </w:t>
            </w:r>
            <w:r w:rsidR="00C24A61" w:rsidRPr="00C24A61">
              <w:rPr>
                <w:rFonts w:ascii="Bookman Old Style" w:hAnsi="Bookman Old Style"/>
                <w:color w:val="000000"/>
                <w:sz w:val="20"/>
                <w:lang w:val="en-US"/>
              </w:rPr>
              <w:t>Microsoft-IIS/8.5</w:t>
            </w:r>
          </w:p>
          <w:p w:rsidR="00362134" w:rsidRPr="00FE374F" w:rsidRDefault="00C24A61" w:rsidP="00C24A61">
            <w:pPr>
              <w:rPr>
                <w:rFonts w:ascii="Bookman Old Style" w:hAnsi="Bookman Old Style"/>
                <w:color w:val="000000"/>
                <w:sz w:val="20"/>
                <w:lang w:val="en-US"/>
              </w:rPr>
            </w:pPr>
            <w:proofErr w:type="spellStart"/>
            <w:r w:rsidRPr="00C24A61">
              <w:rPr>
                <w:rFonts w:ascii="Bookman Old Style" w:hAnsi="Bookman Old Style"/>
                <w:color w:val="000000"/>
                <w:sz w:val="20"/>
                <w:lang w:val="en-US"/>
              </w:rPr>
              <w:t>AspNet</w:t>
            </w:r>
            <w:proofErr w:type="spellEnd"/>
            <w:r w:rsidRPr="00C24A61">
              <w:rPr>
                <w:rFonts w:ascii="Bookman Old Style" w:hAnsi="Bookman Old Style"/>
                <w:color w:val="000000"/>
                <w:sz w:val="20"/>
                <w:lang w:val="en-US"/>
              </w:rPr>
              <w:t>-Version: 4.0.30319</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362134" w:rsidRPr="00FE374F" w:rsidRDefault="00362134" w:rsidP="00362134">
            <w:pPr>
              <w:rPr>
                <w:rFonts w:ascii="Bookman Old Style" w:hAnsi="Bookman Old Style"/>
                <w:color w:val="252525"/>
                <w:sz w:val="20"/>
                <w:lang w:val="en-US"/>
              </w:rPr>
            </w:pPr>
            <w:r w:rsidRPr="00FE374F">
              <w:rPr>
                <w:rFonts w:ascii="Bookman Old Style" w:hAnsi="Bookman Old Style"/>
                <w:color w:val="252525"/>
                <w:sz w:val="20"/>
                <w:lang w:val="en-US"/>
              </w:rPr>
              <w:t>1.1.3</w:t>
            </w:r>
          </w:p>
        </w:tc>
        <w:tc>
          <w:tcPr>
            <w:tcW w:w="637" w:type="pct"/>
            <w:tcBorders>
              <w:top w:val="nil"/>
              <w:left w:val="nil"/>
              <w:bottom w:val="single" w:sz="4" w:space="0" w:color="auto"/>
              <w:right w:val="single" w:sz="4" w:space="0" w:color="auto"/>
            </w:tcBorders>
            <w:shd w:val="clear" w:color="000000" w:fill="FFFFFF"/>
            <w:hideMark/>
          </w:tcPr>
          <w:p w:rsidR="00362134" w:rsidRPr="00FE374F" w:rsidRDefault="00362134" w:rsidP="00362134">
            <w:pPr>
              <w:rPr>
                <w:rFonts w:ascii="Bookman Old Style" w:hAnsi="Bookman Old Style"/>
                <w:color w:val="252525"/>
                <w:sz w:val="20"/>
                <w:lang w:val="en-US"/>
              </w:rPr>
            </w:pPr>
            <w:r w:rsidRPr="00FE374F">
              <w:rPr>
                <w:rFonts w:ascii="Bookman Old Style" w:hAnsi="Bookman Old Style"/>
                <w:color w:val="252525"/>
                <w:sz w:val="20"/>
                <w:lang w:val="en-US"/>
              </w:rPr>
              <w:t>OTG-INFO-003</w:t>
            </w:r>
          </w:p>
        </w:tc>
        <w:tc>
          <w:tcPr>
            <w:tcW w:w="1199" w:type="pct"/>
            <w:tcBorders>
              <w:top w:val="nil"/>
              <w:left w:val="nil"/>
              <w:bottom w:val="single" w:sz="4" w:space="0" w:color="auto"/>
              <w:right w:val="single" w:sz="4" w:space="0" w:color="auto"/>
            </w:tcBorders>
            <w:shd w:val="clear" w:color="000000" w:fill="FFFFFF"/>
            <w:hideMark/>
          </w:tcPr>
          <w:p w:rsidR="00362134" w:rsidRPr="00FE374F" w:rsidRDefault="00362134" w:rsidP="00362134">
            <w:pPr>
              <w:rPr>
                <w:rFonts w:ascii="Bookman Old Style" w:hAnsi="Bookman Old Style"/>
                <w:color w:val="252525"/>
                <w:sz w:val="20"/>
                <w:lang w:val="en-US"/>
              </w:rPr>
            </w:pPr>
            <w:r w:rsidRPr="00FE374F">
              <w:rPr>
                <w:rFonts w:ascii="Bookman Old Style" w:hAnsi="Bookman Old Style"/>
                <w:color w:val="252525"/>
                <w:sz w:val="20"/>
                <w:lang w:val="en-US"/>
              </w:rPr>
              <w:t xml:space="preserve">Review </w:t>
            </w:r>
            <w:proofErr w:type="spellStart"/>
            <w:r w:rsidRPr="00FE374F">
              <w:rPr>
                <w:rFonts w:ascii="Bookman Old Style" w:hAnsi="Bookman Old Style"/>
                <w:color w:val="252525"/>
                <w:sz w:val="20"/>
                <w:lang w:val="en-US"/>
              </w:rPr>
              <w:t>Webserver</w:t>
            </w:r>
            <w:proofErr w:type="spellEnd"/>
            <w:r w:rsidRPr="00FE374F">
              <w:rPr>
                <w:rFonts w:ascii="Bookman Old Style" w:hAnsi="Bookman Old Style"/>
                <w:color w:val="252525"/>
                <w:sz w:val="20"/>
                <w:lang w:val="en-US"/>
              </w:rPr>
              <w:t xml:space="preserve"> Metafiles for Information Leakage</w:t>
            </w:r>
          </w:p>
        </w:tc>
        <w:tc>
          <w:tcPr>
            <w:tcW w:w="396" w:type="pct"/>
            <w:tcBorders>
              <w:top w:val="nil"/>
              <w:left w:val="nil"/>
              <w:bottom w:val="single" w:sz="4" w:space="0" w:color="auto"/>
              <w:right w:val="single" w:sz="4" w:space="0" w:color="auto"/>
            </w:tcBorders>
            <w:shd w:val="clear" w:color="auto" w:fill="auto"/>
            <w:noWrap/>
            <w:vAlign w:val="bottom"/>
            <w:hideMark/>
          </w:tcPr>
          <w:p w:rsidR="00362134" w:rsidRPr="00FE374F" w:rsidRDefault="00362134"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sidR="00C24A61">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362134" w:rsidRPr="00FE374F" w:rsidRDefault="00362134"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sidR="00C24A61">
              <w:rPr>
                <w:rFonts w:ascii="Bookman Old Style" w:hAnsi="Bookman Old Style"/>
                <w:color w:val="000000"/>
                <w:sz w:val="20"/>
                <w:lang w:val="en-US"/>
              </w:rPr>
              <w:t>No data found</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362134" w:rsidRPr="00FE374F" w:rsidRDefault="00362134" w:rsidP="00362134">
            <w:pPr>
              <w:rPr>
                <w:rFonts w:ascii="Bookman Old Style" w:hAnsi="Bookman Old Style"/>
                <w:color w:val="252525"/>
                <w:sz w:val="20"/>
                <w:lang w:val="en-US"/>
              </w:rPr>
            </w:pPr>
            <w:r w:rsidRPr="00FE374F">
              <w:rPr>
                <w:rFonts w:ascii="Bookman Old Style" w:hAnsi="Bookman Old Style"/>
                <w:color w:val="252525"/>
                <w:sz w:val="20"/>
                <w:lang w:val="en-US"/>
              </w:rPr>
              <w:t>1.1.4</w:t>
            </w:r>
          </w:p>
        </w:tc>
        <w:tc>
          <w:tcPr>
            <w:tcW w:w="637" w:type="pct"/>
            <w:tcBorders>
              <w:top w:val="nil"/>
              <w:left w:val="nil"/>
              <w:bottom w:val="single" w:sz="4" w:space="0" w:color="auto"/>
              <w:right w:val="single" w:sz="4" w:space="0" w:color="auto"/>
            </w:tcBorders>
            <w:shd w:val="clear" w:color="000000" w:fill="FFFFFF"/>
            <w:hideMark/>
          </w:tcPr>
          <w:p w:rsidR="00362134" w:rsidRPr="00FE374F" w:rsidRDefault="00362134" w:rsidP="00362134">
            <w:pPr>
              <w:rPr>
                <w:rFonts w:ascii="Bookman Old Style" w:hAnsi="Bookman Old Style"/>
                <w:color w:val="252525"/>
                <w:sz w:val="20"/>
                <w:lang w:val="en-US"/>
              </w:rPr>
            </w:pPr>
            <w:r w:rsidRPr="00FE374F">
              <w:rPr>
                <w:rFonts w:ascii="Bookman Old Style" w:hAnsi="Bookman Old Style"/>
                <w:color w:val="252525"/>
                <w:sz w:val="20"/>
                <w:lang w:val="en-US"/>
              </w:rPr>
              <w:t>OTG-INFO-004</w:t>
            </w:r>
          </w:p>
        </w:tc>
        <w:tc>
          <w:tcPr>
            <w:tcW w:w="1199" w:type="pct"/>
            <w:tcBorders>
              <w:top w:val="nil"/>
              <w:left w:val="nil"/>
              <w:bottom w:val="single" w:sz="4" w:space="0" w:color="auto"/>
              <w:right w:val="single" w:sz="4" w:space="0" w:color="auto"/>
            </w:tcBorders>
            <w:shd w:val="clear" w:color="000000" w:fill="FFFFFF"/>
            <w:hideMark/>
          </w:tcPr>
          <w:p w:rsidR="00362134" w:rsidRPr="00FE374F" w:rsidRDefault="00362134" w:rsidP="00362134">
            <w:pPr>
              <w:rPr>
                <w:rFonts w:ascii="Bookman Old Style" w:hAnsi="Bookman Old Style"/>
                <w:color w:val="252525"/>
                <w:sz w:val="20"/>
                <w:lang w:val="en-US"/>
              </w:rPr>
            </w:pPr>
            <w:r w:rsidRPr="00FE374F">
              <w:rPr>
                <w:rFonts w:ascii="Bookman Old Style" w:hAnsi="Bookman Old Style"/>
                <w:color w:val="252525"/>
                <w:sz w:val="20"/>
                <w:lang w:val="en-US"/>
              </w:rPr>
              <w:t xml:space="preserve">Enumerate Applications on </w:t>
            </w:r>
            <w:proofErr w:type="spellStart"/>
            <w:r w:rsidRPr="00FE374F">
              <w:rPr>
                <w:rFonts w:ascii="Bookman Old Style" w:hAnsi="Bookman Old Style"/>
                <w:color w:val="252525"/>
                <w:sz w:val="20"/>
                <w:lang w:val="en-US"/>
              </w:rPr>
              <w:t>Webserver</w:t>
            </w:r>
            <w:proofErr w:type="spellEnd"/>
          </w:p>
        </w:tc>
        <w:tc>
          <w:tcPr>
            <w:tcW w:w="396" w:type="pct"/>
            <w:tcBorders>
              <w:top w:val="nil"/>
              <w:left w:val="nil"/>
              <w:bottom w:val="single" w:sz="4" w:space="0" w:color="auto"/>
              <w:right w:val="single" w:sz="4" w:space="0" w:color="auto"/>
            </w:tcBorders>
            <w:shd w:val="clear" w:color="auto" w:fill="auto"/>
            <w:noWrap/>
            <w:vAlign w:val="bottom"/>
            <w:hideMark/>
          </w:tcPr>
          <w:p w:rsidR="00362134" w:rsidRPr="00FE374F" w:rsidRDefault="00362134"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sidR="00C24A61">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362134" w:rsidRPr="00FE374F" w:rsidRDefault="00C24A61" w:rsidP="00362134">
            <w:pPr>
              <w:rPr>
                <w:rFonts w:ascii="Bookman Old Style" w:hAnsi="Bookman Old Style"/>
                <w:color w:val="000000"/>
                <w:sz w:val="20"/>
                <w:lang w:val="en-US"/>
              </w:rPr>
            </w:pPr>
            <w:r>
              <w:rPr>
                <w:rFonts w:ascii="Bookman Old Style" w:hAnsi="Bookman Old Style"/>
                <w:color w:val="000000"/>
                <w:sz w:val="20"/>
                <w:lang w:val="en-US"/>
              </w:rPr>
              <w:t>Codes.ap.gov.in</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362134" w:rsidRPr="00FE374F" w:rsidRDefault="00362134" w:rsidP="00362134">
            <w:pPr>
              <w:rPr>
                <w:rFonts w:ascii="Bookman Old Style" w:hAnsi="Bookman Old Style"/>
                <w:color w:val="252525"/>
                <w:sz w:val="20"/>
                <w:lang w:val="en-US"/>
              </w:rPr>
            </w:pPr>
            <w:r w:rsidRPr="00FE374F">
              <w:rPr>
                <w:rFonts w:ascii="Bookman Old Style" w:hAnsi="Bookman Old Style"/>
                <w:color w:val="252525"/>
                <w:sz w:val="20"/>
                <w:lang w:val="en-US"/>
              </w:rPr>
              <w:t>1.1.5</w:t>
            </w:r>
          </w:p>
        </w:tc>
        <w:tc>
          <w:tcPr>
            <w:tcW w:w="637" w:type="pct"/>
            <w:tcBorders>
              <w:top w:val="nil"/>
              <w:left w:val="nil"/>
              <w:bottom w:val="single" w:sz="4" w:space="0" w:color="auto"/>
              <w:right w:val="single" w:sz="4" w:space="0" w:color="auto"/>
            </w:tcBorders>
            <w:shd w:val="clear" w:color="000000" w:fill="FFFFFF"/>
            <w:hideMark/>
          </w:tcPr>
          <w:p w:rsidR="00362134" w:rsidRPr="00FE374F" w:rsidRDefault="00362134" w:rsidP="00362134">
            <w:pPr>
              <w:rPr>
                <w:rFonts w:ascii="Bookman Old Style" w:hAnsi="Bookman Old Style"/>
                <w:color w:val="252525"/>
                <w:sz w:val="20"/>
                <w:lang w:val="en-US"/>
              </w:rPr>
            </w:pPr>
            <w:r w:rsidRPr="00FE374F">
              <w:rPr>
                <w:rFonts w:ascii="Bookman Old Style" w:hAnsi="Bookman Old Style"/>
                <w:color w:val="252525"/>
                <w:sz w:val="20"/>
                <w:lang w:val="en-US"/>
              </w:rPr>
              <w:t>OTG-INFO-005</w:t>
            </w:r>
          </w:p>
        </w:tc>
        <w:tc>
          <w:tcPr>
            <w:tcW w:w="1199" w:type="pct"/>
            <w:tcBorders>
              <w:top w:val="nil"/>
              <w:left w:val="nil"/>
              <w:bottom w:val="single" w:sz="4" w:space="0" w:color="auto"/>
              <w:right w:val="single" w:sz="4" w:space="0" w:color="auto"/>
            </w:tcBorders>
            <w:shd w:val="clear" w:color="000000" w:fill="FFFFFF"/>
            <w:hideMark/>
          </w:tcPr>
          <w:p w:rsidR="00362134" w:rsidRPr="00FE374F" w:rsidRDefault="00362134" w:rsidP="00362134">
            <w:pPr>
              <w:rPr>
                <w:rFonts w:ascii="Bookman Old Style" w:hAnsi="Bookman Old Style"/>
                <w:color w:val="252525"/>
                <w:sz w:val="20"/>
                <w:lang w:val="en-US"/>
              </w:rPr>
            </w:pPr>
            <w:r w:rsidRPr="00FE374F">
              <w:rPr>
                <w:rFonts w:ascii="Bookman Old Style" w:hAnsi="Bookman Old Style"/>
                <w:color w:val="252525"/>
                <w:sz w:val="20"/>
                <w:lang w:val="en-US"/>
              </w:rPr>
              <w:t>Review Webpage Comments and Metadata for Information Leakage</w:t>
            </w:r>
          </w:p>
        </w:tc>
        <w:tc>
          <w:tcPr>
            <w:tcW w:w="396" w:type="pct"/>
            <w:tcBorders>
              <w:top w:val="nil"/>
              <w:left w:val="nil"/>
              <w:bottom w:val="single" w:sz="4" w:space="0" w:color="auto"/>
              <w:right w:val="single" w:sz="4" w:space="0" w:color="auto"/>
            </w:tcBorders>
            <w:shd w:val="clear" w:color="auto" w:fill="auto"/>
            <w:noWrap/>
            <w:vAlign w:val="bottom"/>
            <w:hideMark/>
          </w:tcPr>
          <w:p w:rsidR="00362134" w:rsidRPr="00FE374F" w:rsidRDefault="00362134"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sidR="00C24A61">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362134" w:rsidRPr="00FE374F" w:rsidRDefault="00C24A61" w:rsidP="00362134">
            <w:pPr>
              <w:rPr>
                <w:rFonts w:ascii="Bookman Old Style" w:hAnsi="Bookman Old Style"/>
                <w:color w:val="000000"/>
                <w:sz w:val="20"/>
                <w:lang w:val="en-US"/>
              </w:rPr>
            </w:pPr>
            <w:r>
              <w:rPr>
                <w:rFonts w:ascii="Bookman Old Style" w:hAnsi="Bookman Old Style"/>
                <w:color w:val="000000"/>
                <w:sz w:val="20"/>
                <w:lang w:val="en-US"/>
              </w:rPr>
              <w:t>No information found</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362134" w:rsidRPr="00FE374F" w:rsidRDefault="00362134" w:rsidP="00362134">
            <w:pPr>
              <w:rPr>
                <w:rFonts w:ascii="Bookman Old Style" w:hAnsi="Bookman Old Style"/>
                <w:color w:val="252525"/>
                <w:sz w:val="20"/>
                <w:lang w:val="en-US"/>
              </w:rPr>
            </w:pPr>
            <w:r w:rsidRPr="00FE374F">
              <w:rPr>
                <w:rFonts w:ascii="Bookman Old Style" w:hAnsi="Bookman Old Style"/>
                <w:color w:val="252525"/>
                <w:sz w:val="20"/>
                <w:lang w:val="en-US"/>
              </w:rPr>
              <w:t>1.1.6</w:t>
            </w:r>
          </w:p>
        </w:tc>
        <w:tc>
          <w:tcPr>
            <w:tcW w:w="637" w:type="pct"/>
            <w:tcBorders>
              <w:top w:val="nil"/>
              <w:left w:val="nil"/>
              <w:bottom w:val="single" w:sz="4" w:space="0" w:color="auto"/>
              <w:right w:val="single" w:sz="4" w:space="0" w:color="auto"/>
            </w:tcBorders>
            <w:shd w:val="clear" w:color="000000" w:fill="FFFFFF"/>
            <w:hideMark/>
          </w:tcPr>
          <w:p w:rsidR="00362134" w:rsidRPr="00FE374F" w:rsidRDefault="00362134" w:rsidP="00362134">
            <w:pPr>
              <w:rPr>
                <w:rFonts w:ascii="Bookman Old Style" w:hAnsi="Bookman Old Style"/>
                <w:color w:val="252525"/>
                <w:sz w:val="20"/>
                <w:lang w:val="en-US"/>
              </w:rPr>
            </w:pPr>
            <w:r w:rsidRPr="00FE374F">
              <w:rPr>
                <w:rFonts w:ascii="Bookman Old Style" w:hAnsi="Bookman Old Style"/>
                <w:color w:val="252525"/>
                <w:sz w:val="20"/>
                <w:lang w:val="en-US"/>
              </w:rPr>
              <w:t>OTG-INFO-006</w:t>
            </w:r>
          </w:p>
        </w:tc>
        <w:tc>
          <w:tcPr>
            <w:tcW w:w="1199" w:type="pct"/>
            <w:tcBorders>
              <w:top w:val="nil"/>
              <w:left w:val="nil"/>
              <w:bottom w:val="single" w:sz="4" w:space="0" w:color="auto"/>
              <w:right w:val="single" w:sz="4" w:space="0" w:color="auto"/>
            </w:tcBorders>
            <w:shd w:val="clear" w:color="000000" w:fill="FFFFFF"/>
            <w:hideMark/>
          </w:tcPr>
          <w:p w:rsidR="00362134" w:rsidRPr="00FE374F" w:rsidRDefault="00362134" w:rsidP="00362134">
            <w:pPr>
              <w:rPr>
                <w:rFonts w:ascii="Bookman Old Style" w:hAnsi="Bookman Old Style"/>
                <w:color w:val="252525"/>
                <w:sz w:val="20"/>
                <w:lang w:val="en-US"/>
              </w:rPr>
            </w:pPr>
            <w:r w:rsidRPr="00FE374F">
              <w:rPr>
                <w:rFonts w:ascii="Bookman Old Style" w:hAnsi="Bookman Old Style"/>
                <w:color w:val="252525"/>
                <w:sz w:val="20"/>
                <w:lang w:val="en-US"/>
              </w:rPr>
              <w:t>Identify application entry points</w:t>
            </w:r>
          </w:p>
        </w:tc>
        <w:tc>
          <w:tcPr>
            <w:tcW w:w="396" w:type="pct"/>
            <w:tcBorders>
              <w:top w:val="nil"/>
              <w:left w:val="nil"/>
              <w:bottom w:val="single" w:sz="4" w:space="0" w:color="auto"/>
              <w:right w:val="single" w:sz="4" w:space="0" w:color="auto"/>
            </w:tcBorders>
            <w:shd w:val="clear" w:color="auto" w:fill="auto"/>
            <w:noWrap/>
            <w:vAlign w:val="bottom"/>
            <w:hideMark/>
          </w:tcPr>
          <w:p w:rsidR="00362134" w:rsidRPr="00FE374F" w:rsidRDefault="00362134"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sidR="00C24A61">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362134" w:rsidRPr="00FE374F" w:rsidRDefault="00362134"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sidR="00C24A61" w:rsidRPr="00C24A61">
              <w:rPr>
                <w:rFonts w:ascii="Bookman Old Style" w:hAnsi="Bookman Old Style"/>
                <w:color w:val="000000"/>
                <w:sz w:val="20"/>
                <w:lang w:val="en-US"/>
              </w:rPr>
              <w:t>/Login</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362134" w:rsidRPr="00FE374F" w:rsidRDefault="00362134" w:rsidP="00362134">
            <w:pPr>
              <w:rPr>
                <w:rFonts w:ascii="Bookman Old Style" w:hAnsi="Bookman Old Style"/>
                <w:color w:val="252525"/>
                <w:sz w:val="20"/>
                <w:lang w:val="en-US"/>
              </w:rPr>
            </w:pPr>
            <w:r w:rsidRPr="00FE374F">
              <w:rPr>
                <w:rFonts w:ascii="Bookman Old Style" w:hAnsi="Bookman Old Style"/>
                <w:color w:val="252525"/>
                <w:sz w:val="20"/>
                <w:lang w:val="en-US"/>
              </w:rPr>
              <w:t>1.1.7</w:t>
            </w:r>
          </w:p>
        </w:tc>
        <w:tc>
          <w:tcPr>
            <w:tcW w:w="637" w:type="pct"/>
            <w:tcBorders>
              <w:top w:val="nil"/>
              <w:left w:val="nil"/>
              <w:bottom w:val="single" w:sz="4" w:space="0" w:color="auto"/>
              <w:right w:val="single" w:sz="4" w:space="0" w:color="auto"/>
            </w:tcBorders>
            <w:shd w:val="clear" w:color="000000" w:fill="FFFFFF"/>
            <w:hideMark/>
          </w:tcPr>
          <w:p w:rsidR="00362134" w:rsidRPr="00FE374F" w:rsidRDefault="00362134" w:rsidP="00362134">
            <w:pPr>
              <w:rPr>
                <w:rFonts w:ascii="Bookman Old Style" w:hAnsi="Bookman Old Style"/>
                <w:color w:val="252525"/>
                <w:sz w:val="20"/>
                <w:lang w:val="en-US"/>
              </w:rPr>
            </w:pPr>
            <w:r w:rsidRPr="00FE374F">
              <w:rPr>
                <w:rFonts w:ascii="Bookman Old Style" w:hAnsi="Bookman Old Style"/>
                <w:color w:val="252525"/>
                <w:sz w:val="20"/>
                <w:lang w:val="en-US"/>
              </w:rPr>
              <w:t>OTG-INFO-007</w:t>
            </w:r>
          </w:p>
        </w:tc>
        <w:tc>
          <w:tcPr>
            <w:tcW w:w="1199" w:type="pct"/>
            <w:tcBorders>
              <w:top w:val="nil"/>
              <w:left w:val="nil"/>
              <w:bottom w:val="single" w:sz="4" w:space="0" w:color="auto"/>
              <w:right w:val="single" w:sz="4" w:space="0" w:color="auto"/>
            </w:tcBorders>
            <w:shd w:val="clear" w:color="000000" w:fill="FFFFFF"/>
            <w:hideMark/>
          </w:tcPr>
          <w:p w:rsidR="00362134" w:rsidRPr="00FE374F" w:rsidRDefault="00362134" w:rsidP="00362134">
            <w:pPr>
              <w:rPr>
                <w:rFonts w:ascii="Bookman Old Style" w:hAnsi="Bookman Old Style"/>
                <w:color w:val="252525"/>
                <w:sz w:val="20"/>
                <w:lang w:val="en-US"/>
              </w:rPr>
            </w:pPr>
            <w:r w:rsidRPr="00FE374F">
              <w:rPr>
                <w:rFonts w:ascii="Bookman Old Style" w:hAnsi="Bookman Old Style"/>
                <w:color w:val="252525"/>
                <w:sz w:val="20"/>
                <w:lang w:val="en-US"/>
              </w:rPr>
              <w:t>Map execution paths through application</w:t>
            </w:r>
          </w:p>
        </w:tc>
        <w:tc>
          <w:tcPr>
            <w:tcW w:w="396" w:type="pct"/>
            <w:tcBorders>
              <w:top w:val="nil"/>
              <w:left w:val="nil"/>
              <w:bottom w:val="single" w:sz="4" w:space="0" w:color="auto"/>
              <w:right w:val="single" w:sz="4" w:space="0" w:color="auto"/>
            </w:tcBorders>
            <w:shd w:val="clear" w:color="auto" w:fill="auto"/>
            <w:noWrap/>
            <w:vAlign w:val="bottom"/>
            <w:hideMark/>
          </w:tcPr>
          <w:p w:rsidR="00362134" w:rsidRPr="00FE374F" w:rsidRDefault="00362134"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sidR="00C24A61">
              <w:rPr>
                <w:rFonts w:ascii="Bookman Old Style" w:hAnsi="Bookman Old Style"/>
                <w:color w:val="000000"/>
                <w:sz w:val="20"/>
                <w:lang w:val="en-US"/>
              </w:rPr>
              <w:t>NA</w:t>
            </w:r>
          </w:p>
        </w:tc>
        <w:tc>
          <w:tcPr>
            <w:tcW w:w="2290" w:type="pct"/>
            <w:tcBorders>
              <w:top w:val="nil"/>
              <w:left w:val="nil"/>
              <w:bottom w:val="single" w:sz="4" w:space="0" w:color="auto"/>
              <w:right w:val="single" w:sz="4" w:space="0" w:color="auto"/>
            </w:tcBorders>
            <w:shd w:val="clear" w:color="auto" w:fill="auto"/>
            <w:noWrap/>
            <w:vAlign w:val="bottom"/>
            <w:hideMark/>
          </w:tcPr>
          <w:p w:rsidR="00362134" w:rsidRPr="00FE374F" w:rsidRDefault="00C24A61" w:rsidP="00362134">
            <w:pPr>
              <w:rPr>
                <w:rFonts w:ascii="Bookman Old Style" w:hAnsi="Bookman Old Style"/>
                <w:color w:val="000000"/>
                <w:sz w:val="20"/>
                <w:lang w:val="en-US"/>
              </w:rPr>
            </w:pPr>
            <w:r>
              <w:rPr>
                <w:rFonts w:ascii="Bookman Old Style" w:hAnsi="Bookman Old Style"/>
                <w:color w:val="000000"/>
                <w:sz w:val="20"/>
                <w:lang w:val="en-US"/>
              </w:rPr>
              <w:t>Not applicable</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362134" w:rsidRPr="00FE374F" w:rsidRDefault="00362134" w:rsidP="00362134">
            <w:pPr>
              <w:rPr>
                <w:rFonts w:ascii="Bookman Old Style" w:hAnsi="Bookman Old Style"/>
                <w:color w:val="252525"/>
                <w:sz w:val="20"/>
                <w:lang w:val="en-US"/>
              </w:rPr>
            </w:pPr>
            <w:r w:rsidRPr="00FE374F">
              <w:rPr>
                <w:rFonts w:ascii="Bookman Old Style" w:hAnsi="Bookman Old Style"/>
                <w:color w:val="252525"/>
                <w:sz w:val="20"/>
                <w:lang w:val="en-US"/>
              </w:rPr>
              <w:t>1.1.8</w:t>
            </w:r>
          </w:p>
        </w:tc>
        <w:tc>
          <w:tcPr>
            <w:tcW w:w="637" w:type="pct"/>
            <w:tcBorders>
              <w:top w:val="nil"/>
              <w:left w:val="nil"/>
              <w:bottom w:val="single" w:sz="4" w:space="0" w:color="auto"/>
              <w:right w:val="single" w:sz="4" w:space="0" w:color="auto"/>
            </w:tcBorders>
            <w:shd w:val="clear" w:color="000000" w:fill="FFFFFF"/>
            <w:hideMark/>
          </w:tcPr>
          <w:p w:rsidR="00362134" w:rsidRPr="00FE374F" w:rsidRDefault="00362134" w:rsidP="00362134">
            <w:pPr>
              <w:rPr>
                <w:rFonts w:ascii="Bookman Old Style" w:hAnsi="Bookman Old Style"/>
                <w:color w:val="252525"/>
                <w:sz w:val="20"/>
                <w:lang w:val="en-US"/>
              </w:rPr>
            </w:pPr>
            <w:r w:rsidRPr="00FE374F">
              <w:rPr>
                <w:rFonts w:ascii="Bookman Old Style" w:hAnsi="Bookman Old Style"/>
                <w:color w:val="252525"/>
                <w:sz w:val="20"/>
                <w:lang w:val="en-US"/>
              </w:rPr>
              <w:t>OTG-INFO-008</w:t>
            </w:r>
          </w:p>
        </w:tc>
        <w:tc>
          <w:tcPr>
            <w:tcW w:w="1199" w:type="pct"/>
            <w:tcBorders>
              <w:top w:val="nil"/>
              <w:left w:val="nil"/>
              <w:bottom w:val="single" w:sz="4" w:space="0" w:color="auto"/>
              <w:right w:val="single" w:sz="4" w:space="0" w:color="auto"/>
            </w:tcBorders>
            <w:shd w:val="clear" w:color="000000" w:fill="FFFFFF"/>
            <w:hideMark/>
          </w:tcPr>
          <w:p w:rsidR="00362134" w:rsidRPr="00FE374F" w:rsidRDefault="00362134" w:rsidP="00362134">
            <w:pPr>
              <w:rPr>
                <w:rFonts w:ascii="Bookman Old Style" w:hAnsi="Bookman Old Style"/>
                <w:color w:val="252525"/>
                <w:sz w:val="20"/>
                <w:lang w:val="en-US"/>
              </w:rPr>
            </w:pPr>
            <w:r w:rsidRPr="00FE374F">
              <w:rPr>
                <w:rFonts w:ascii="Bookman Old Style" w:hAnsi="Bookman Old Style"/>
                <w:color w:val="252525"/>
                <w:sz w:val="20"/>
                <w:lang w:val="en-US"/>
              </w:rPr>
              <w:t>Fingerprint Web Application Framework</w:t>
            </w:r>
          </w:p>
        </w:tc>
        <w:tc>
          <w:tcPr>
            <w:tcW w:w="396" w:type="pct"/>
            <w:tcBorders>
              <w:top w:val="nil"/>
              <w:left w:val="nil"/>
              <w:bottom w:val="single" w:sz="4" w:space="0" w:color="auto"/>
              <w:right w:val="single" w:sz="4" w:space="0" w:color="auto"/>
            </w:tcBorders>
            <w:shd w:val="clear" w:color="auto" w:fill="auto"/>
            <w:noWrap/>
            <w:vAlign w:val="bottom"/>
            <w:hideMark/>
          </w:tcPr>
          <w:p w:rsidR="00362134" w:rsidRPr="00FE374F" w:rsidRDefault="00362134"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sidR="00C24A61">
              <w:rPr>
                <w:rFonts w:ascii="Bookman Old Style" w:hAnsi="Bookman Old Style"/>
                <w:color w:val="000000"/>
                <w:sz w:val="20"/>
                <w:lang w:val="en-US"/>
              </w:rPr>
              <w:t>No</w:t>
            </w:r>
          </w:p>
        </w:tc>
        <w:tc>
          <w:tcPr>
            <w:tcW w:w="2290" w:type="pct"/>
            <w:tcBorders>
              <w:top w:val="nil"/>
              <w:left w:val="nil"/>
              <w:bottom w:val="single" w:sz="4" w:space="0" w:color="auto"/>
              <w:right w:val="single" w:sz="4" w:space="0" w:color="auto"/>
            </w:tcBorders>
            <w:shd w:val="clear" w:color="auto" w:fill="auto"/>
            <w:noWrap/>
            <w:vAlign w:val="bottom"/>
            <w:hideMark/>
          </w:tcPr>
          <w:p w:rsidR="00C24A61" w:rsidRPr="00C24A61" w:rsidRDefault="00362134" w:rsidP="00C24A61">
            <w:pPr>
              <w:rPr>
                <w:rFonts w:ascii="Bookman Old Style" w:hAnsi="Bookman Old Style"/>
                <w:color w:val="000000"/>
                <w:sz w:val="20"/>
                <w:lang w:val="en-US"/>
              </w:rPr>
            </w:pPr>
            <w:r w:rsidRPr="00FE374F">
              <w:rPr>
                <w:rFonts w:ascii="Bookman Old Style" w:hAnsi="Bookman Old Style"/>
                <w:color w:val="000000"/>
                <w:sz w:val="20"/>
                <w:lang w:val="en-US"/>
              </w:rPr>
              <w:t> </w:t>
            </w:r>
            <w:r w:rsidR="00C24A61" w:rsidRPr="00C24A61">
              <w:rPr>
                <w:rFonts w:ascii="Bookman Old Style" w:hAnsi="Bookman Old Style"/>
                <w:color w:val="000000"/>
                <w:sz w:val="20"/>
                <w:lang w:val="en-US"/>
              </w:rPr>
              <w:t>Microsoft-IIS/8.5</w:t>
            </w:r>
          </w:p>
          <w:p w:rsidR="00362134" w:rsidRPr="00FE374F" w:rsidRDefault="00C24A61" w:rsidP="00C24A61">
            <w:pPr>
              <w:rPr>
                <w:rFonts w:ascii="Bookman Old Style" w:hAnsi="Bookman Old Style"/>
                <w:color w:val="000000"/>
                <w:sz w:val="20"/>
                <w:lang w:val="en-US"/>
              </w:rPr>
            </w:pPr>
            <w:r w:rsidRPr="00C24A61">
              <w:rPr>
                <w:rFonts w:ascii="Bookman Old Style" w:hAnsi="Bookman Old Style"/>
                <w:color w:val="000000"/>
                <w:sz w:val="20"/>
                <w:lang w:val="en-US"/>
              </w:rPr>
              <w:t>ASP.NET</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362134" w:rsidRPr="00FE374F" w:rsidRDefault="00362134" w:rsidP="00362134">
            <w:pPr>
              <w:rPr>
                <w:rFonts w:ascii="Bookman Old Style" w:hAnsi="Bookman Old Style"/>
                <w:color w:val="252525"/>
                <w:sz w:val="20"/>
                <w:lang w:val="en-US"/>
              </w:rPr>
            </w:pPr>
            <w:r w:rsidRPr="00FE374F">
              <w:rPr>
                <w:rFonts w:ascii="Bookman Old Style" w:hAnsi="Bookman Old Style"/>
                <w:color w:val="252525"/>
                <w:sz w:val="20"/>
                <w:lang w:val="en-US"/>
              </w:rPr>
              <w:t>1.1.9</w:t>
            </w:r>
          </w:p>
        </w:tc>
        <w:tc>
          <w:tcPr>
            <w:tcW w:w="637" w:type="pct"/>
            <w:tcBorders>
              <w:top w:val="nil"/>
              <w:left w:val="nil"/>
              <w:bottom w:val="single" w:sz="4" w:space="0" w:color="auto"/>
              <w:right w:val="single" w:sz="4" w:space="0" w:color="auto"/>
            </w:tcBorders>
            <w:shd w:val="clear" w:color="000000" w:fill="FFFFFF"/>
            <w:hideMark/>
          </w:tcPr>
          <w:p w:rsidR="00362134" w:rsidRPr="00FE374F" w:rsidRDefault="00362134" w:rsidP="00362134">
            <w:pPr>
              <w:rPr>
                <w:rFonts w:ascii="Bookman Old Style" w:hAnsi="Bookman Old Style"/>
                <w:color w:val="252525"/>
                <w:sz w:val="20"/>
                <w:lang w:val="en-US"/>
              </w:rPr>
            </w:pPr>
            <w:r w:rsidRPr="00FE374F">
              <w:rPr>
                <w:rFonts w:ascii="Bookman Old Style" w:hAnsi="Bookman Old Style"/>
                <w:color w:val="252525"/>
                <w:sz w:val="20"/>
                <w:lang w:val="en-US"/>
              </w:rPr>
              <w:t>OTG-INFO-009</w:t>
            </w:r>
          </w:p>
        </w:tc>
        <w:tc>
          <w:tcPr>
            <w:tcW w:w="1199" w:type="pct"/>
            <w:tcBorders>
              <w:top w:val="nil"/>
              <w:left w:val="nil"/>
              <w:bottom w:val="single" w:sz="4" w:space="0" w:color="auto"/>
              <w:right w:val="single" w:sz="4" w:space="0" w:color="auto"/>
            </w:tcBorders>
            <w:shd w:val="clear" w:color="000000" w:fill="FFFFFF"/>
            <w:hideMark/>
          </w:tcPr>
          <w:p w:rsidR="00362134" w:rsidRPr="00FE374F" w:rsidRDefault="00362134" w:rsidP="00362134">
            <w:pPr>
              <w:rPr>
                <w:rFonts w:ascii="Bookman Old Style" w:hAnsi="Bookman Old Style"/>
                <w:color w:val="252525"/>
                <w:sz w:val="20"/>
                <w:lang w:val="en-US"/>
              </w:rPr>
            </w:pPr>
            <w:r w:rsidRPr="00FE374F">
              <w:rPr>
                <w:rFonts w:ascii="Bookman Old Style" w:hAnsi="Bookman Old Style"/>
                <w:color w:val="252525"/>
                <w:sz w:val="20"/>
                <w:lang w:val="en-US"/>
              </w:rPr>
              <w:t>Fingerprint Web Application</w:t>
            </w:r>
          </w:p>
        </w:tc>
        <w:tc>
          <w:tcPr>
            <w:tcW w:w="396" w:type="pct"/>
            <w:tcBorders>
              <w:top w:val="nil"/>
              <w:left w:val="nil"/>
              <w:bottom w:val="single" w:sz="4" w:space="0" w:color="auto"/>
              <w:right w:val="single" w:sz="4" w:space="0" w:color="auto"/>
            </w:tcBorders>
            <w:shd w:val="clear" w:color="auto" w:fill="auto"/>
            <w:noWrap/>
            <w:vAlign w:val="bottom"/>
            <w:hideMark/>
          </w:tcPr>
          <w:p w:rsidR="00362134" w:rsidRPr="00FE374F" w:rsidRDefault="00362134"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sidR="00C24A61">
              <w:rPr>
                <w:rFonts w:ascii="Bookman Old Style" w:hAnsi="Bookman Old Style"/>
                <w:color w:val="000000"/>
                <w:sz w:val="20"/>
                <w:lang w:val="en-US"/>
              </w:rPr>
              <w:t>No</w:t>
            </w:r>
          </w:p>
        </w:tc>
        <w:tc>
          <w:tcPr>
            <w:tcW w:w="2290" w:type="pct"/>
            <w:tcBorders>
              <w:top w:val="nil"/>
              <w:left w:val="nil"/>
              <w:bottom w:val="single" w:sz="4" w:space="0" w:color="auto"/>
              <w:right w:val="single" w:sz="4" w:space="0" w:color="auto"/>
            </w:tcBorders>
            <w:shd w:val="clear" w:color="auto" w:fill="auto"/>
            <w:noWrap/>
            <w:vAlign w:val="bottom"/>
            <w:hideMark/>
          </w:tcPr>
          <w:p w:rsidR="00C24A61" w:rsidRPr="00C24A61" w:rsidRDefault="00C24A61" w:rsidP="00C24A61">
            <w:pPr>
              <w:rPr>
                <w:rFonts w:ascii="Bookman Old Style" w:hAnsi="Bookman Old Style"/>
                <w:color w:val="000000"/>
                <w:sz w:val="20"/>
                <w:lang w:val="en-US"/>
              </w:rPr>
            </w:pPr>
            <w:r>
              <w:rPr>
                <w:rFonts w:ascii="Bookman Old Style" w:hAnsi="Bookman Old Style"/>
                <w:color w:val="000000"/>
                <w:sz w:val="20"/>
                <w:lang w:val="en-US"/>
              </w:rPr>
              <w:t xml:space="preserve">Asp.Net </w:t>
            </w:r>
            <w:r w:rsidRPr="00C24A61">
              <w:rPr>
                <w:rFonts w:ascii="Bookman Old Style" w:hAnsi="Bookman Old Style"/>
                <w:color w:val="000000"/>
                <w:sz w:val="20"/>
                <w:lang w:val="en-US"/>
              </w:rPr>
              <w:t>4.0.30319</w:t>
            </w:r>
          </w:p>
          <w:p w:rsidR="00362134" w:rsidRPr="00FE374F" w:rsidRDefault="00362134" w:rsidP="00362134">
            <w:pPr>
              <w:rPr>
                <w:rFonts w:ascii="Bookman Old Style" w:hAnsi="Bookman Old Style"/>
                <w:color w:val="000000"/>
                <w:sz w:val="20"/>
                <w:lang w:val="en-US"/>
              </w:rPr>
            </w:pP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1.1.10</w:t>
            </w:r>
          </w:p>
        </w:tc>
        <w:tc>
          <w:tcPr>
            <w:tcW w:w="637"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OTG-INFO-010</w:t>
            </w:r>
          </w:p>
        </w:tc>
        <w:tc>
          <w:tcPr>
            <w:tcW w:w="1199"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Map Application Architecture</w:t>
            </w:r>
          </w:p>
        </w:tc>
        <w:tc>
          <w:tcPr>
            <w:tcW w:w="396"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NA</w:t>
            </w:r>
          </w:p>
        </w:tc>
        <w:tc>
          <w:tcPr>
            <w:tcW w:w="2290"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B400BE">
            <w:pPr>
              <w:rPr>
                <w:rFonts w:ascii="Bookman Old Style" w:hAnsi="Bookman Old Style"/>
                <w:color w:val="000000"/>
                <w:sz w:val="20"/>
                <w:lang w:val="en-US"/>
              </w:rPr>
            </w:pPr>
            <w:r>
              <w:rPr>
                <w:rFonts w:ascii="Bookman Old Style" w:hAnsi="Bookman Old Style"/>
                <w:color w:val="000000"/>
                <w:sz w:val="20"/>
                <w:lang w:val="en-US"/>
              </w:rPr>
              <w:t>Not applicable</w:t>
            </w:r>
          </w:p>
        </w:tc>
      </w:tr>
      <w:tr w:rsidR="00C24A6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1.2</w:t>
            </w:r>
          </w:p>
        </w:tc>
        <w:tc>
          <w:tcPr>
            <w:tcW w:w="4522" w:type="pct"/>
            <w:gridSpan w:val="4"/>
            <w:tcBorders>
              <w:top w:val="single" w:sz="4" w:space="0" w:color="auto"/>
              <w:left w:val="nil"/>
              <w:bottom w:val="single" w:sz="4" w:space="0" w:color="auto"/>
              <w:right w:val="single" w:sz="4" w:space="0" w:color="000000"/>
            </w:tcBorders>
            <w:shd w:val="clear" w:color="000000" w:fill="FFFFFF"/>
            <w:hideMark/>
          </w:tcPr>
          <w:p w:rsidR="00C24A61" w:rsidRPr="00FE374F" w:rsidRDefault="00C24A61" w:rsidP="00362134">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Configuration and Deploy Management Testing</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1.2.1</w:t>
            </w:r>
          </w:p>
        </w:tc>
        <w:tc>
          <w:tcPr>
            <w:tcW w:w="637"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OTG-CONFIG-001</w:t>
            </w:r>
          </w:p>
        </w:tc>
        <w:tc>
          <w:tcPr>
            <w:tcW w:w="1199"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Test Network/Infrastructure Configuration</w:t>
            </w:r>
          </w:p>
        </w:tc>
        <w:tc>
          <w:tcPr>
            <w:tcW w:w="396"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NA</w:t>
            </w:r>
          </w:p>
        </w:tc>
        <w:tc>
          <w:tcPr>
            <w:tcW w:w="2290"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B400BE">
            <w:pPr>
              <w:rPr>
                <w:rFonts w:ascii="Bookman Old Style" w:hAnsi="Bookman Old Style"/>
                <w:color w:val="000000"/>
                <w:sz w:val="20"/>
                <w:lang w:val="en-US"/>
              </w:rPr>
            </w:pPr>
            <w:r>
              <w:rPr>
                <w:rFonts w:ascii="Bookman Old Style" w:hAnsi="Bookman Old Style"/>
                <w:color w:val="000000"/>
                <w:sz w:val="20"/>
                <w:lang w:val="en-US"/>
              </w:rPr>
              <w:t>Not applicable</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1.2.2</w:t>
            </w:r>
          </w:p>
        </w:tc>
        <w:tc>
          <w:tcPr>
            <w:tcW w:w="637"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OTG-CONFIG-002</w:t>
            </w:r>
          </w:p>
        </w:tc>
        <w:tc>
          <w:tcPr>
            <w:tcW w:w="1199"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Test Application Platform Configuration</w:t>
            </w:r>
          </w:p>
        </w:tc>
        <w:tc>
          <w:tcPr>
            <w:tcW w:w="396"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w:t>
            </w:r>
          </w:p>
        </w:tc>
        <w:tc>
          <w:tcPr>
            <w:tcW w:w="2290" w:type="pct"/>
            <w:tcBorders>
              <w:top w:val="nil"/>
              <w:left w:val="nil"/>
              <w:bottom w:val="single" w:sz="4" w:space="0" w:color="auto"/>
              <w:right w:val="single" w:sz="4" w:space="0" w:color="auto"/>
            </w:tcBorders>
            <w:shd w:val="clear" w:color="auto" w:fill="auto"/>
            <w:noWrap/>
            <w:vAlign w:val="bottom"/>
            <w:hideMark/>
          </w:tcPr>
          <w:p w:rsidR="00C24A61" w:rsidRPr="00C24A61" w:rsidRDefault="00C24A6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sidRPr="00C24A61">
              <w:rPr>
                <w:rFonts w:ascii="Bookman Old Style" w:hAnsi="Bookman Old Style"/>
                <w:color w:val="000000"/>
                <w:sz w:val="20"/>
                <w:lang w:val="en-US"/>
              </w:rPr>
              <w:t>Microsoft-IIS/8.5</w:t>
            </w:r>
          </w:p>
          <w:p w:rsidR="00C24A61" w:rsidRPr="00FE374F" w:rsidRDefault="00C24A61" w:rsidP="00B400BE">
            <w:pPr>
              <w:rPr>
                <w:rFonts w:ascii="Bookman Old Style" w:hAnsi="Bookman Old Style"/>
                <w:color w:val="000000"/>
                <w:sz w:val="20"/>
                <w:lang w:val="en-US"/>
              </w:rPr>
            </w:pPr>
            <w:r w:rsidRPr="00C24A61">
              <w:rPr>
                <w:rFonts w:ascii="Bookman Old Style" w:hAnsi="Bookman Old Style"/>
                <w:color w:val="000000"/>
                <w:sz w:val="20"/>
                <w:lang w:val="en-US"/>
              </w:rPr>
              <w:t>ASP.NET</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1.2.3</w:t>
            </w:r>
          </w:p>
        </w:tc>
        <w:tc>
          <w:tcPr>
            <w:tcW w:w="637"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OTG-CONFIG-003</w:t>
            </w:r>
          </w:p>
        </w:tc>
        <w:tc>
          <w:tcPr>
            <w:tcW w:w="1199"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 xml:space="preserve">Test File Extensions Handling for Sensitive </w:t>
            </w:r>
            <w:r w:rsidRPr="00FE374F">
              <w:rPr>
                <w:rFonts w:ascii="Bookman Old Style" w:hAnsi="Bookman Old Style"/>
                <w:color w:val="252525"/>
                <w:sz w:val="20"/>
                <w:lang w:val="en-US"/>
              </w:rPr>
              <w:lastRenderedPageBreak/>
              <w:t>Information</w:t>
            </w:r>
          </w:p>
        </w:tc>
        <w:tc>
          <w:tcPr>
            <w:tcW w:w="396"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B400BE">
            <w:pPr>
              <w:rPr>
                <w:rFonts w:ascii="Bookman Old Style" w:hAnsi="Bookman Old Style"/>
                <w:color w:val="000000"/>
                <w:sz w:val="20"/>
                <w:lang w:val="en-US"/>
              </w:rPr>
            </w:pPr>
            <w:r w:rsidRPr="00FE374F">
              <w:rPr>
                <w:rFonts w:ascii="Bookman Old Style" w:hAnsi="Bookman Old Style"/>
                <w:color w:val="000000"/>
                <w:sz w:val="20"/>
                <w:lang w:val="en-US"/>
              </w:rPr>
              <w:lastRenderedPageBreak/>
              <w:t> </w:t>
            </w:r>
            <w:r>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B400BE">
            <w:pPr>
              <w:rPr>
                <w:rFonts w:ascii="Bookman Old Style" w:hAnsi="Bookman Old Style"/>
                <w:color w:val="000000"/>
                <w:sz w:val="20"/>
                <w:lang w:val="en-US"/>
              </w:rPr>
            </w:pPr>
            <w:r>
              <w:rPr>
                <w:rFonts w:ascii="Bookman Old Style" w:hAnsi="Bookman Old Style"/>
                <w:color w:val="000000"/>
                <w:sz w:val="20"/>
                <w:lang w:val="en-US"/>
              </w:rPr>
              <w:t>No information found</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lastRenderedPageBreak/>
              <w:t>1.2.4</w:t>
            </w:r>
          </w:p>
        </w:tc>
        <w:tc>
          <w:tcPr>
            <w:tcW w:w="637"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OTG-CONFIG-004</w:t>
            </w:r>
          </w:p>
        </w:tc>
        <w:tc>
          <w:tcPr>
            <w:tcW w:w="1199"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Backup and Unreferenced Files for Sensitive Information</w:t>
            </w:r>
          </w:p>
        </w:tc>
        <w:tc>
          <w:tcPr>
            <w:tcW w:w="396"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w:t>
            </w:r>
          </w:p>
        </w:tc>
        <w:tc>
          <w:tcPr>
            <w:tcW w:w="2290" w:type="pct"/>
            <w:tcBorders>
              <w:top w:val="nil"/>
              <w:left w:val="nil"/>
              <w:bottom w:val="single" w:sz="4" w:space="0" w:color="auto"/>
              <w:right w:val="single" w:sz="4" w:space="0" w:color="auto"/>
            </w:tcBorders>
            <w:shd w:val="clear" w:color="auto" w:fill="auto"/>
            <w:noWrap/>
            <w:vAlign w:val="bottom"/>
            <w:hideMark/>
          </w:tcPr>
          <w:p w:rsidR="00C24A61" w:rsidRDefault="00C24A61"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sidR="008B1EA8">
              <w:rPr>
                <w:rFonts w:ascii="Bookman Old Style" w:hAnsi="Bookman Old Style"/>
                <w:color w:val="000000"/>
                <w:sz w:val="20"/>
                <w:lang w:val="en-US"/>
              </w:rPr>
              <w:t>/</w:t>
            </w:r>
            <w:proofErr w:type="spellStart"/>
            <w:r w:rsidRPr="00C24A61">
              <w:rPr>
                <w:rFonts w:ascii="Bookman Old Style" w:hAnsi="Bookman Old Style"/>
                <w:color w:val="000000"/>
                <w:sz w:val="20"/>
                <w:lang w:val="en-US"/>
              </w:rPr>
              <w:t>AddNewUser</w:t>
            </w:r>
            <w:proofErr w:type="spellEnd"/>
          </w:p>
          <w:p w:rsidR="008B1EA8" w:rsidRDefault="008B1EA8" w:rsidP="00362134">
            <w:pPr>
              <w:rPr>
                <w:rFonts w:ascii="Bookman Old Style" w:hAnsi="Bookman Old Style"/>
                <w:color w:val="000000"/>
                <w:sz w:val="20"/>
                <w:lang w:val="en-US"/>
              </w:rPr>
            </w:pPr>
            <w:r>
              <w:rPr>
                <w:rFonts w:ascii="Bookman Old Style" w:hAnsi="Bookman Old Style"/>
                <w:color w:val="000000"/>
                <w:sz w:val="20"/>
                <w:lang w:val="en-US"/>
              </w:rPr>
              <w:t>/</w:t>
            </w:r>
            <w:proofErr w:type="spellStart"/>
            <w:r>
              <w:rPr>
                <w:rFonts w:ascii="Bookman Old Style" w:hAnsi="Bookman Old Style"/>
                <w:color w:val="000000"/>
                <w:sz w:val="20"/>
                <w:lang w:val="en-US"/>
              </w:rPr>
              <w:t>codesadmin</w:t>
            </w:r>
            <w:proofErr w:type="spellEnd"/>
            <w:r>
              <w:rPr>
                <w:rFonts w:ascii="Bookman Old Style" w:hAnsi="Bookman Old Style"/>
                <w:color w:val="000000"/>
                <w:sz w:val="20"/>
                <w:lang w:val="en-US"/>
              </w:rPr>
              <w:t>/Login.aspx</w:t>
            </w:r>
          </w:p>
          <w:p w:rsidR="00C24A61" w:rsidRPr="00FE374F" w:rsidRDefault="00C24A61" w:rsidP="00362134">
            <w:pPr>
              <w:rPr>
                <w:rFonts w:ascii="Bookman Old Style" w:hAnsi="Bookman Old Style"/>
                <w:color w:val="000000"/>
                <w:sz w:val="20"/>
                <w:lang w:val="en-US"/>
              </w:rPr>
            </w:pP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1.2.5</w:t>
            </w:r>
          </w:p>
        </w:tc>
        <w:tc>
          <w:tcPr>
            <w:tcW w:w="637"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OTG-CONFIG-005</w:t>
            </w:r>
          </w:p>
        </w:tc>
        <w:tc>
          <w:tcPr>
            <w:tcW w:w="1199"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Enumerate Infrastructure and Application Admin Interfaces</w:t>
            </w:r>
          </w:p>
        </w:tc>
        <w:tc>
          <w:tcPr>
            <w:tcW w:w="396"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w:t>
            </w:r>
          </w:p>
        </w:tc>
        <w:tc>
          <w:tcPr>
            <w:tcW w:w="2290"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sidR="000346F7" w:rsidRPr="000346F7">
              <w:rPr>
                <w:rFonts w:ascii="Bookman Old Style" w:hAnsi="Bookman Old Style"/>
                <w:color w:val="000000"/>
                <w:sz w:val="20"/>
                <w:lang w:val="en-US"/>
              </w:rPr>
              <w:t>/</w:t>
            </w:r>
            <w:proofErr w:type="spellStart"/>
            <w:r w:rsidR="000346F7" w:rsidRPr="000346F7">
              <w:rPr>
                <w:rFonts w:ascii="Bookman Old Style" w:hAnsi="Bookman Old Style"/>
                <w:color w:val="000000"/>
                <w:sz w:val="20"/>
                <w:lang w:val="en-US"/>
              </w:rPr>
              <w:t>codesadmin</w:t>
            </w:r>
            <w:proofErr w:type="spellEnd"/>
            <w:r w:rsidR="000346F7" w:rsidRPr="000346F7">
              <w:rPr>
                <w:rFonts w:ascii="Bookman Old Style" w:hAnsi="Bookman Old Style"/>
                <w:color w:val="000000"/>
                <w:sz w:val="20"/>
                <w:lang w:val="en-US"/>
              </w:rPr>
              <w:t>/Login.aspx</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1.2.6</w:t>
            </w:r>
          </w:p>
        </w:tc>
        <w:tc>
          <w:tcPr>
            <w:tcW w:w="637"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OTG-CONFIG-006</w:t>
            </w:r>
          </w:p>
        </w:tc>
        <w:tc>
          <w:tcPr>
            <w:tcW w:w="1199"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Test HTTP Methods</w:t>
            </w:r>
          </w:p>
        </w:tc>
        <w:tc>
          <w:tcPr>
            <w:tcW w:w="396"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w:t>
            </w:r>
          </w:p>
        </w:tc>
        <w:tc>
          <w:tcPr>
            <w:tcW w:w="2290"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Tested. Observation reported</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1.2.7</w:t>
            </w:r>
          </w:p>
        </w:tc>
        <w:tc>
          <w:tcPr>
            <w:tcW w:w="637"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OTG-CONFIG-007</w:t>
            </w:r>
          </w:p>
        </w:tc>
        <w:tc>
          <w:tcPr>
            <w:tcW w:w="1199"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Test HTTP Strict Transport Security</w:t>
            </w:r>
          </w:p>
        </w:tc>
        <w:tc>
          <w:tcPr>
            <w:tcW w:w="396"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w:t>
            </w:r>
          </w:p>
        </w:tc>
        <w:tc>
          <w:tcPr>
            <w:tcW w:w="2290"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Tested. Observation reported</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1.2.8</w:t>
            </w:r>
          </w:p>
        </w:tc>
        <w:tc>
          <w:tcPr>
            <w:tcW w:w="637"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OTG-CONFIG-008</w:t>
            </w:r>
          </w:p>
        </w:tc>
        <w:tc>
          <w:tcPr>
            <w:tcW w:w="1199"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Test RIA cross domain policy</w:t>
            </w:r>
          </w:p>
        </w:tc>
        <w:tc>
          <w:tcPr>
            <w:tcW w:w="396"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362134">
            <w:pPr>
              <w:rPr>
                <w:rFonts w:ascii="Bookman Old Style" w:hAnsi="Bookman Old Style"/>
                <w:color w:val="000000"/>
                <w:sz w:val="20"/>
                <w:lang w:val="en-US"/>
              </w:rPr>
            </w:pPr>
            <w:r>
              <w:rPr>
                <w:rFonts w:ascii="Bookman Old Style" w:hAnsi="Bookman Old Style"/>
                <w:color w:val="000000"/>
                <w:sz w:val="20"/>
                <w:lang w:val="en-US"/>
              </w:rPr>
              <w:t>No</w:t>
            </w:r>
          </w:p>
        </w:tc>
        <w:tc>
          <w:tcPr>
            <w:tcW w:w="2290"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362134">
            <w:pPr>
              <w:rPr>
                <w:rFonts w:ascii="Bookman Old Style" w:hAnsi="Bookman Old Style"/>
                <w:color w:val="000000"/>
                <w:sz w:val="20"/>
                <w:lang w:val="en-US"/>
              </w:rPr>
            </w:pPr>
            <w:r>
              <w:rPr>
                <w:rFonts w:ascii="Bookman Old Style" w:hAnsi="Bookman Old Style"/>
                <w:color w:val="000000"/>
                <w:sz w:val="20"/>
                <w:lang w:val="en-US"/>
              </w:rPr>
              <w:t>Cross domain policy not implemented</w:t>
            </w:r>
          </w:p>
        </w:tc>
      </w:tr>
      <w:tr w:rsidR="00C24A6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1.3</w:t>
            </w:r>
          </w:p>
        </w:tc>
        <w:tc>
          <w:tcPr>
            <w:tcW w:w="4522" w:type="pct"/>
            <w:gridSpan w:val="4"/>
            <w:tcBorders>
              <w:top w:val="single" w:sz="4" w:space="0" w:color="auto"/>
              <w:left w:val="nil"/>
              <w:bottom w:val="single" w:sz="4" w:space="0" w:color="auto"/>
              <w:right w:val="single" w:sz="4" w:space="0" w:color="000000"/>
            </w:tcBorders>
            <w:shd w:val="clear" w:color="000000" w:fill="FFFFFF"/>
            <w:hideMark/>
          </w:tcPr>
          <w:p w:rsidR="00C24A61" w:rsidRPr="00FE374F" w:rsidRDefault="00C24A61" w:rsidP="00362134">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Identity Management Testing</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1.3.1</w:t>
            </w:r>
          </w:p>
        </w:tc>
        <w:tc>
          <w:tcPr>
            <w:tcW w:w="637"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OTG-IDENT-001</w:t>
            </w:r>
          </w:p>
        </w:tc>
        <w:tc>
          <w:tcPr>
            <w:tcW w:w="1199"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Test Role Definitions</w:t>
            </w:r>
          </w:p>
        </w:tc>
        <w:tc>
          <w:tcPr>
            <w:tcW w:w="396"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NA</w:t>
            </w:r>
          </w:p>
        </w:tc>
        <w:tc>
          <w:tcPr>
            <w:tcW w:w="2290"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B400BE">
            <w:pPr>
              <w:rPr>
                <w:rFonts w:ascii="Bookman Old Style" w:hAnsi="Bookman Old Style"/>
                <w:color w:val="000000"/>
                <w:sz w:val="20"/>
                <w:lang w:val="en-US"/>
              </w:rPr>
            </w:pPr>
            <w:r>
              <w:rPr>
                <w:rFonts w:ascii="Bookman Old Style" w:hAnsi="Bookman Old Style"/>
                <w:color w:val="000000"/>
                <w:sz w:val="20"/>
                <w:lang w:val="en-US"/>
              </w:rPr>
              <w:t>Not applicable</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1.3.2</w:t>
            </w:r>
          </w:p>
        </w:tc>
        <w:tc>
          <w:tcPr>
            <w:tcW w:w="637"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OTG-IDENT-002</w:t>
            </w:r>
          </w:p>
        </w:tc>
        <w:tc>
          <w:tcPr>
            <w:tcW w:w="1199"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Test User Registration Process</w:t>
            </w:r>
          </w:p>
        </w:tc>
        <w:tc>
          <w:tcPr>
            <w:tcW w:w="396"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NA</w:t>
            </w:r>
          </w:p>
        </w:tc>
        <w:tc>
          <w:tcPr>
            <w:tcW w:w="2290"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C24A61">
            <w:pPr>
              <w:rPr>
                <w:rFonts w:ascii="Bookman Old Style" w:hAnsi="Bookman Old Style"/>
                <w:color w:val="000000"/>
                <w:sz w:val="20"/>
                <w:lang w:val="en-US"/>
              </w:rPr>
            </w:pPr>
            <w:r>
              <w:rPr>
                <w:rFonts w:ascii="Bookman Old Style" w:hAnsi="Bookman Old Style"/>
                <w:color w:val="000000"/>
                <w:sz w:val="20"/>
                <w:lang w:val="en-US"/>
              </w:rPr>
              <w:t>Not found</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1.3.3</w:t>
            </w:r>
          </w:p>
        </w:tc>
        <w:tc>
          <w:tcPr>
            <w:tcW w:w="637"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OTG-IDENT-003</w:t>
            </w:r>
          </w:p>
        </w:tc>
        <w:tc>
          <w:tcPr>
            <w:tcW w:w="1199"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Test Account Provisioning Process</w:t>
            </w:r>
          </w:p>
        </w:tc>
        <w:tc>
          <w:tcPr>
            <w:tcW w:w="396"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NA</w:t>
            </w:r>
          </w:p>
        </w:tc>
        <w:tc>
          <w:tcPr>
            <w:tcW w:w="2290"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B400BE">
            <w:pPr>
              <w:rPr>
                <w:rFonts w:ascii="Bookman Old Style" w:hAnsi="Bookman Old Style"/>
                <w:color w:val="000000"/>
                <w:sz w:val="20"/>
                <w:lang w:val="en-US"/>
              </w:rPr>
            </w:pPr>
            <w:r>
              <w:rPr>
                <w:rFonts w:ascii="Bookman Old Style" w:hAnsi="Bookman Old Style"/>
                <w:color w:val="000000"/>
                <w:sz w:val="20"/>
                <w:lang w:val="en-US"/>
              </w:rPr>
              <w:t>Not applicable</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1.3.4</w:t>
            </w:r>
          </w:p>
        </w:tc>
        <w:tc>
          <w:tcPr>
            <w:tcW w:w="637"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OTG-IDENT-004</w:t>
            </w:r>
          </w:p>
        </w:tc>
        <w:tc>
          <w:tcPr>
            <w:tcW w:w="1199"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Account Enumeration and Guessable User Account</w:t>
            </w:r>
          </w:p>
        </w:tc>
        <w:tc>
          <w:tcPr>
            <w:tcW w:w="396"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362134">
            <w:pPr>
              <w:rPr>
                <w:rFonts w:ascii="Bookman Old Style" w:hAnsi="Bookman Old Style"/>
                <w:color w:val="000000"/>
                <w:sz w:val="20"/>
                <w:lang w:val="en-US"/>
              </w:rPr>
            </w:pPr>
            <w:r>
              <w:rPr>
                <w:rFonts w:ascii="Bookman Old Style" w:hAnsi="Bookman Old Style"/>
                <w:color w:val="000000"/>
                <w:sz w:val="20"/>
                <w:lang w:val="en-US"/>
              </w:rPr>
              <w:t>Not found</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1.3.5</w:t>
            </w:r>
          </w:p>
        </w:tc>
        <w:tc>
          <w:tcPr>
            <w:tcW w:w="637"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OTG-IDENT-005</w:t>
            </w:r>
          </w:p>
        </w:tc>
        <w:tc>
          <w:tcPr>
            <w:tcW w:w="1199"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Weak or unenforced username policy</w:t>
            </w:r>
          </w:p>
        </w:tc>
        <w:tc>
          <w:tcPr>
            <w:tcW w:w="396"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362134">
            <w:pPr>
              <w:rPr>
                <w:rFonts w:ascii="Bookman Old Style" w:hAnsi="Bookman Old Style"/>
                <w:color w:val="000000"/>
                <w:sz w:val="20"/>
                <w:lang w:val="en-US"/>
              </w:rPr>
            </w:pPr>
            <w:r>
              <w:rPr>
                <w:rFonts w:ascii="Bookman Old Style" w:hAnsi="Bookman Old Style"/>
                <w:color w:val="000000"/>
                <w:sz w:val="20"/>
                <w:lang w:val="en-US"/>
              </w:rPr>
              <w:t>Not vulnerable</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1.3.6</w:t>
            </w:r>
          </w:p>
        </w:tc>
        <w:tc>
          <w:tcPr>
            <w:tcW w:w="637"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OTG-IDENT-006</w:t>
            </w:r>
          </w:p>
        </w:tc>
        <w:tc>
          <w:tcPr>
            <w:tcW w:w="1199"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Test Permissions of Guest/Training Accounts</w:t>
            </w:r>
          </w:p>
        </w:tc>
        <w:tc>
          <w:tcPr>
            <w:tcW w:w="396"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NA</w:t>
            </w:r>
          </w:p>
        </w:tc>
        <w:tc>
          <w:tcPr>
            <w:tcW w:w="2290"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C24A61">
            <w:pPr>
              <w:rPr>
                <w:rFonts w:ascii="Bookman Old Style" w:hAnsi="Bookman Old Style"/>
                <w:color w:val="000000"/>
                <w:sz w:val="20"/>
                <w:lang w:val="en-US"/>
              </w:rPr>
            </w:pPr>
            <w:r>
              <w:rPr>
                <w:rFonts w:ascii="Bookman Old Style" w:hAnsi="Bookman Old Style"/>
                <w:color w:val="000000"/>
                <w:sz w:val="20"/>
                <w:lang w:val="en-US"/>
              </w:rPr>
              <w:t>Not found</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1.3.7</w:t>
            </w:r>
          </w:p>
        </w:tc>
        <w:tc>
          <w:tcPr>
            <w:tcW w:w="637"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OTG-IDENT-007</w:t>
            </w:r>
          </w:p>
        </w:tc>
        <w:tc>
          <w:tcPr>
            <w:tcW w:w="1199"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Test Account Suspension/Resumption Process</w:t>
            </w:r>
          </w:p>
        </w:tc>
        <w:tc>
          <w:tcPr>
            <w:tcW w:w="396"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NA</w:t>
            </w:r>
          </w:p>
        </w:tc>
        <w:tc>
          <w:tcPr>
            <w:tcW w:w="2290"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B400BE">
            <w:pPr>
              <w:rPr>
                <w:rFonts w:ascii="Bookman Old Style" w:hAnsi="Bookman Old Style"/>
                <w:color w:val="000000"/>
                <w:sz w:val="20"/>
                <w:lang w:val="en-US"/>
              </w:rPr>
            </w:pPr>
            <w:r>
              <w:rPr>
                <w:rFonts w:ascii="Bookman Old Style" w:hAnsi="Bookman Old Style"/>
                <w:color w:val="000000"/>
                <w:sz w:val="20"/>
                <w:lang w:val="en-US"/>
              </w:rPr>
              <w:t>Not applicable</w:t>
            </w:r>
          </w:p>
        </w:tc>
      </w:tr>
      <w:tr w:rsidR="00C24A6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1.4</w:t>
            </w:r>
          </w:p>
        </w:tc>
        <w:tc>
          <w:tcPr>
            <w:tcW w:w="4522" w:type="pct"/>
            <w:gridSpan w:val="4"/>
            <w:tcBorders>
              <w:top w:val="single" w:sz="4" w:space="0" w:color="auto"/>
              <w:left w:val="nil"/>
              <w:bottom w:val="single" w:sz="4" w:space="0" w:color="auto"/>
              <w:right w:val="single" w:sz="4" w:space="0" w:color="000000"/>
            </w:tcBorders>
            <w:shd w:val="clear" w:color="000000" w:fill="FFFFFF"/>
            <w:hideMark/>
          </w:tcPr>
          <w:p w:rsidR="00C24A61" w:rsidRPr="00FE374F" w:rsidRDefault="00C24A61" w:rsidP="00362134">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Authentication Testing</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1.4.1</w:t>
            </w:r>
          </w:p>
        </w:tc>
        <w:tc>
          <w:tcPr>
            <w:tcW w:w="637"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OTG-AUTHN-001</w:t>
            </w:r>
          </w:p>
        </w:tc>
        <w:tc>
          <w:tcPr>
            <w:tcW w:w="1199"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Credentials Transported over an Encrypted Channel</w:t>
            </w:r>
          </w:p>
        </w:tc>
        <w:tc>
          <w:tcPr>
            <w:tcW w:w="396"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362134">
            <w:pPr>
              <w:rPr>
                <w:rFonts w:ascii="Bookman Old Style" w:hAnsi="Bookman Old Style"/>
                <w:color w:val="000000"/>
                <w:sz w:val="20"/>
                <w:lang w:val="en-US"/>
              </w:rPr>
            </w:pPr>
            <w:proofErr w:type="spellStart"/>
            <w:r>
              <w:rPr>
                <w:rFonts w:ascii="Bookman Old Style" w:hAnsi="Bookman Old Style"/>
                <w:color w:val="000000"/>
                <w:sz w:val="20"/>
                <w:lang w:val="en-US"/>
              </w:rPr>
              <w:t>Appilcation</w:t>
            </w:r>
            <w:proofErr w:type="spellEnd"/>
            <w:r>
              <w:rPr>
                <w:rFonts w:ascii="Bookman Old Style" w:hAnsi="Bookman Old Style"/>
                <w:color w:val="000000"/>
                <w:sz w:val="20"/>
                <w:lang w:val="en-US"/>
              </w:rPr>
              <w:t xml:space="preserve"> using HTTPS</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1.4.2</w:t>
            </w:r>
          </w:p>
        </w:tc>
        <w:tc>
          <w:tcPr>
            <w:tcW w:w="637"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OTG-AUTHN-002</w:t>
            </w:r>
          </w:p>
        </w:tc>
        <w:tc>
          <w:tcPr>
            <w:tcW w:w="1199"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default credentials</w:t>
            </w:r>
          </w:p>
        </w:tc>
        <w:tc>
          <w:tcPr>
            <w:tcW w:w="396"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362134">
            <w:pPr>
              <w:rPr>
                <w:rFonts w:ascii="Bookman Old Style" w:hAnsi="Bookman Old Style"/>
                <w:color w:val="000000"/>
                <w:sz w:val="20"/>
                <w:lang w:val="en-US"/>
              </w:rPr>
            </w:pPr>
            <w:r>
              <w:rPr>
                <w:rFonts w:ascii="Bookman Old Style" w:hAnsi="Bookman Old Style"/>
                <w:color w:val="000000"/>
                <w:sz w:val="20"/>
                <w:lang w:val="en-US"/>
              </w:rPr>
              <w:t>Not found</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1.4.3</w:t>
            </w:r>
          </w:p>
        </w:tc>
        <w:tc>
          <w:tcPr>
            <w:tcW w:w="637"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OTG-AUTHN-003</w:t>
            </w:r>
          </w:p>
        </w:tc>
        <w:tc>
          <w:tcPr>
            <w:tcW w:w="1199"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Weak lock out mechanism</w:t>
            </w:r>
          </w:p>
        </w:tc>
        <w:tc>
          <w:tcPr>
            <w:tcW w:w="396"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w:t>
            </w:r>
          </w:p>
        </w:tc>
        <w:tc>
          <w:tcPr>
            <w:tcW w:w="2290"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362134">
            <w:pPr>
              <w:rPr>
                <w:rFonts w:ascii="Bookman Old Style" w:hAnsi="Bookman Old Style"/>
                <w:color w:val="000000"/>
                <w:sz w:val="20"/>
                <w:lang w:val="en-US"/>
              </w:rPr>
            </w:pPr>
            <w:r>
              <w:rPr>
                <w:rFonts w:ascii="Bookman Old Style" w:hAnsi="Bookman Old Style"/>
                <w:color w:val="000000"/>
                <w:sz w:val="20"/>
                <w:lang w:val="en-US"/>
              </w:rPr>
              <w:t>Tested. Observation reported</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1.4.4</w:t>
            </w:r>
          </w:p>
        </w:tc>
        <w:tc>
          <w:tcPr>
            <w:tcW w:w="637"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OTG-AUTHN-</w:t>
            </w:r>
            <w:r w:rsidRPr="00FE374F">
              <w:rPr>
                <w:rFonts w:ascii="Bookman Old Style" w:hAnsi="Bookman Old Style"/>
                <w:color w:val="252525"/>
                <w:sz w:val="20"/>
                <w:lang w:val="en-US"/>
              </w:rPr>
              <w:lastRenderedPageBreak/>
              <w:t>004</w:t>
            </w:r>
          </w:p>
        </w:tc>
        <w:tc>
          <w:tcPr>
            <w:tcW w:w="1199"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lastRenderedPageBreak/>
              <w:t xml:space="preserve">Testing for bypassing </w:t>
            </w:r>
            <w:r w:rsidRPr="00FE374F">
              <w:rPr>
                <w:rFonts w:ascii="Bookman Old Style" w:hAnsi="Bookman Old Style"/>
                <w:color w:val="252525"/>
                <w:sz w:val="20"/>
                <w:lang w:val="en-US"/>
              </w:rPr>
              <w:lastRenderedPageBreak/>
              <w:t>authentication schema</w:t>
            </w:r>
          </w:p>
        </w:tc>
        <w:tc>
          <w:tcPr>
            <w:tcW w:w="396"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362134">
            <w:pPr>
              <w:rPr>
                <w:rFonts w:ascii="Bookman Old Style" w:hAnsi="Bookman Old Style"/>
                <w:color w:val="000000"/>
                <w:sz w:val="20"/>
                <w:lang w:val="en-US"/>
              </w:rPr>
            </w:pPr>
            <w:r w:rsidRPr="00FE374F">
              <w:rPr>
                <w:rFonts w:ascii="Bookman Old Style" w:hAnsi="Bookman Old Style"/>
                <w:color w:val="000000"/>
                <w:sz w:val="20"/>
                <w:lang w:val="en-US"/>
              </w:rPr>
              <w:lastRenderedPageBreak/>
              <w:t> </w:t>
            </w:r>
            <w:r>
              <w:rPr>
                <w:rFonts w:ascii="Bookman Old Style" w:hAnsi="Bookman Old Style"/>
                <w:color w:val="000000"/>
                <w:sz w:val="20"/>
                <w:lang w:val="en-US"/>
              </w:rPr>
              <w:t>No</w:t>
            </w:r>
          </w:p>
        </w:tc>
        <w:tc>
          <w:tcPr>
            <w:tcW w:w="2290"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B400BE">
            <w:pPr>
              <w:rPr>
                <w:rFonts w:ascii="Bookman Old Style" w:hAnsi="Bookman Old Style"/>
                <w:color w:val="000000"/>
                <w:sz w:val="20"/>
                <w:lang w:val="en-US"/>
              </w:rPr>
            </w:pPr>
            <w:r>
              <w:rPr>
                <w:rFonts w:ascii="Bookman Old Style" w:hAnsi="Bookman Old Style"/>
                <w:color w:val="000000"/>
                <w:sz w:val="20"/>
                <w:lang w:val="en-US"/>
              </w:rPr>
              <w:t>Tested. Observation reported</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lastRenderedPageBreak/>
              <w:t>1.4.5</w:t>
            </w:r>
          </w:p>
        </w:tc>
        <w:tc>
          <w:tcPr>
            <w:tcW w:w="637"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OTG-AUTHN-005</w:t>
            </w:r>
          </w:p>
        </w:tc>
        <w:tc>
          <w:tcPr>
            <w:tcW w:w="1199"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Test remember password functionality</w:t>
            </w:r>
          </w:p>
        </w:tc>
        <w:tc>
          <w:tcPr>
            <w:tcW w:w="396"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w:t>
            </w:r>
          </w:p>
        </w:tc>
        <w:tc>
          <w:tcPr>
            <w:tcW w:w="2290"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B400BE">
            <w:pPr>
              <w:rPr>
                <w:rFonts w:ascii="Bookman Old Style" w:hAnsi="Bookman Old Style"/>
                <w:color w:val="000000"/>
                <w:sz w:val="20"/>
                <w:lang w:val="en-US"/>
              </w:rPr>
            </w:pPr>
            <w:r>
              <w:rPr>
                <w:rFonts w:ascii="Bookman Old Style" w:hAnsi="Bookman Old Style"/>
                <w:color w:val="000000"/>
                <w:sz w:val="20"/>
                <w:lang w:val="en-US"/>
              </w:rPr>
              <w:t>Tested. Observation reported</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1.4.6</w:t>
            </w:r>
          </w:p>
        </w:tc>
        <w:tc>
          <w:tcPr>
            <w:tcW w:w="637"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OTG-AUTHN-006</w:t>
            </w:r>
          </w:p>
        </w:tc>
        <w:tc>
          <w:tcPr>
            <w:tcW w:w="1199"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Browser cache weakness</w:t>
            </w:r>
          </w:p>
        </w:tc>
        <w:tc>
          <w:tcPr>
            <w:tcW w:w="396"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C24A61" w:rsidRDefault="00C24A61"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sidRPr="00C24A61">
              <w:rPr>
                <w:rFonts w:ascii="Bookman Old Style" w:hAnsi="Bookman Old Style"/>
                <w:color w:val="000000"/>
                <w:sz w:val="20"/>
                <w:lang w:val="en-US"/>
              </w:rPr>
              <w:t>Cache-Control: private</w:t>
            </w:r>
          </w:p>
          <w:p w:rsidR="00BC24A6" w:rsidRPr="00BC24A6" w:rsidRDefault="00BC24A6" w:rsidP="00BC24A6">
            <w:pPr>
              <w:rPr>
                <w:rFonts w:ascii="Bookman Old Style" w:hAnsi="Bookman Old Style"/>
                <w:color w:val="000000"/>
                <w:sz w:val="20"/>
                <w:lang w:val="en-US"/>
              </w:rPr>
            </w:pPr>
            <w:r w:rsidRPr="00BC24A6">
              <w:rPr>
                <w:rFonts w:ascii="Bookman Old Style" w:hAnsi="Bookman Old Style"/>
                <w:color w:val="000000"/>
                <w:sz w:val="20"/>
                <w:lang w:val="en-US"/>
              </w:rPr>
              <w:t>Cache-Control: no-cache</w:t>
            </w:r>
          </w:p>
          <w:p w:rsidR="00BC24A6" w:rsidRPr="00FE374F" w:rsidRDefault="00BC24A6" w:rsidP="00BC24A6">
            <w:pPr>
              <w:rPr>
                <w:rFonts w:ascii="Bookman Old Style" w:hAnsi="Bookman Old Style"/>
                <w:color w:val="000000"/>
                <w:sz w:val="20"/>
                <w:lang w:val="en-US"/>
              </w:rPr>
            </w:pPr>
            <w:proofErr w:type="spellStart"/>
            <w:r w:rsidRPr="00BC24A6">
              <w:rPr>
                <w:rFonts w:ascii="Bookman Old Style" w:hAnsi="Bookman Old Style"/>
                <w:color w:val="000000"/>
                <w:sz w:val="20"/>
                <w:lang w:val="en-US"/>
              </w:rPr>
              <w:t>Pragma</w:t>
            </w:r>
            <w:proofErr w:type="spellEnd"/>
            <w:r w:rsidRPr="00BC24A6">
              <w:rPr>
                <w:rFonts w:ascii="Bookman Old Style" w:hAnsi="Bookman Old Style"/>
                <w:color w:val="000000"/>
                <w:sz w:val="20"/>
                <w:lang w:val="en-US"/>
              </w:rPr>
              <w:t>: no-cache</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1.4.7</w:t>
            </w:r>
          </w:p>
        </w:tc>
        <w:tc>
          <w:tcPr>
            <w:tcW w:w="637"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OTG-AUTHN-007</w:t>
            </w:r>
          </w:p>
        </w:tc>
        <w:tc>
          <w:tcPr>
            <w:tcW w:w="1199"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Weak password policy</w:t>
            </w:r>
          </w:p>
        </w:tc>
        <w:tc>
          <w:tcPr>
            <w:tcW w:w="396"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NA</w:t>
            </w:r>
          </w:p>
        </w:tc>
        <w:tc>
          <w:tcPr>
            <w:tcW w:w="2290"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applicable</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1.4.8</w:t>
            </w:r>
          </w:p>
        </w:tc>
        <w:tc>
          <w:tcPr>
            <w:tcW w:w="637"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OTG-AUTHN-008</w:t>
            </w:r>
          </w:p>
        </w:tc>
        <w:tc>
          <w:tcPr>
            <w:tcW w:w="1199"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Weak security question/answer</w:t>
            </w:r>
          </w:p>
        </w:tc>
        <w:tc>
          <w:tcPr>
            <w:tcW w:w="396"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NA</w:t>
            </w:r>
          </w:p>
        </w:tc>
        <w:tc>
          <w:tcPr>
            <w:tcW w:w="2290"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applicable</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1.4.9</w:t>
            </w:r>
          </w:p>
        </w:tc>
        <w:tc>
          <w:tcPr>
            <w:tcW w:w="637"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OTG-AUTHN-009</w:t>
            </w:r>
          </w:p>
        </w:tc>
        <w:tc>
          <w:tcPr>
            <w:tcW w:w="1199"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weak password change or reset functionalities</w:t>
            </w:r>
          </w:p>
        </w:tc>
        <w:tc>
          <w:tcPr>
            <w:tcW w:w="396"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NA</w:t>
            </w:r>
          </w:p>
        </w:tc>
        <w:tc>
          <w:tcPr>
            <w:tcW w:w="2290"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applicable</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1.4.10</w:t>
            </w:r>
          </w:p>
        </w:tc>
        <w:tc>
          <w:tcPr>
            <w:tcW w:w="637"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OTG-AUTHN-010</w:t>
            </w:r>
          </w:p>
        </w:tc>
        <w:tc>
          <w:tcPr>
            <w:tcW w:w="1199"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Weaker authentication in alternative channel</w:t>
            </w:r>
          </w:p>
        </w:tc>
        <w:tc>
          <w:tcPr>
            <w:tcW w:w="396"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NA</w:t>
            </w:r>
          </w:p>
        </w:tc>
        <w:tc>
          <w:tcPr>
            <w:tcW w:w="2290"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applicable</w:t>
            </w:r>
          </w:p>
        </w:tc>
      </w:tr>
      <w:tr w:rsidR="00C24A6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1.5</w:t>
            </w:r>
          </w:p>
        </w:tc>
        <w:tc>
          <w:tcPr>
            <w:tcW w:w="4522" w:type="pct"/>
            <w:gridSpan w:val="4"/>
            <w:tcBorders>
              <w:top w:val="single" w:sz="4" w:space="0" w:color="auto"/>
              <w:left w:val="nil"/>
              <w:bottom w:val="single" w:sz="4" w:space="0" w:color="auto"/>
              <w:right w:val="single" w:sz="4" w:space="0" w:color="000000"/>
            </w:tcBorders>
            <w:shd w:val="clear" w:color="000000" w:fill="FFFFFF"/>
            <w:hideMark/>
          </w:tcPr>
          <w:p w:rsidR="00C24A61" w:rsidRPr="00FE374F" w:rsidRDefault="00C24A61" w:rsidP="00362134">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Authorization Testing</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1.5.1</w:t>
            </w:r>
          </w:p>
        </w:tc>
        <w:tc>
          <w:tcPr>
            <w:tcW w:w="637"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OTG-AUTHZ-001</w:t>
            </w:r>
          </w:p>
        </w:tc>
        <w:tc>
          <w:tcPr>
            <w:tcW w:w="1199"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Testing Directory traversal/file include</w:t>
            </w:r>
          </w:p>
        </w:tc>
        <w:tc>
          <w:tcPr>
            <w:tcW w:w="396"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sidR="00BC24A6">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sidR="00BC24A6">
              <w:rPr>
                <w:rFonts w:ascii="Bookman Old Style" w:hAnsi="Bookman Old Style"/>
                <w:color w:val="000000"/>
                <w:sz w:val="20"/>
                <w:lang w:val="en-US"/>
              </w:rPr>
              <w:t>Not vulnerable</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1.5.2</w:t>
            </w:r>
          </w:p>
        </w:tc>
        <w:tc>
          <w:tcPr>
            <w:tcW w:w="637"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OTG-AUTHZ-002</w:t>
            </w:r>
          </w:p>
        </w:tc>
        <w:tc>
          <w:tcPr>
            <w:tcW w:w="1199"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bypassing authorization schema</w:t>
            </w:r>
          </w:p>
        </w:tc>
        <w:tc>
          <w:tcPr>
            <w:tcW w:w="396"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sidR="00BC24A6">
              <w:rPr>
                <w:rFonts w:ascii="Bookman Old Style" w:hAnsi="Bookman Old Style"/>
                <w:color w:val="000000"/>
                <w:sz w:val="20"/>
                <w:lang w:val="en-US"/>
              </w:rPr>
              <w:t>No</w:t>
            </w:r>
          </w:p>
        </w:tc>
        <w:tc>
          <w:tcPr>
            <w:tcW w:w="2290" w:type="pct"/>
            <w:tcBorders>
              <w:top w:val="nil"/>
              <w:left w:val="nil"/>
              <w:bottom w:val="single" w:sz="4" w:space="0" w:color="auto"/>
              <w:right w:val="single" w:sz="4" w:space="0" w:color="auto"/>
            </w:tcBorders>
            <w:shd w:val="clear" w:color="auto" w:fill="auto"/>
            <w:noWrap/>
            <w:vAlign w:val="bottom"/>
            <w:hideMark/>
          </w:tcPr>
          <w:p w:rsidR="00C24A61" w:rsidRPr="00FE374F" w:rsidRDefault="00BC24A6" w:rsidP="00362134">
            <w:pPr>
              <w:rPr>
                <w:rFonts w:ascii="Bookman Old Style" w:hAnsi="Bookman Old Style"/>
                <w:color w:val="000000"/>
                <w:sz w:val="20"/>
                <w:lang w:val="en-US"/>
              </w:rPr>
            </w:pPr>
            <w:r>
              <w:rPr>
                <w:rFonts w:ascii="Bookman Old Style" w:hAnsi="Bookman Old Style"/>
                <w:color w:val="000000"/>
                <w:sz w:val="20"/>
                <w:lang w:val="en-US"/>
              </w:rPr>
              <w:t>Tested. Observation Reported</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1.5.3</w:t>
            </w:r>
          </w:p>
        </w:tc>
        <w:tc>
          <w:tcPr>
            <w:tcW w:w="637"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OTG-AUTHZ-003</w:t>
            </w:r>
          </w:p>
        </w:tc>
        <w:tc>
          <w:tcPr>
            <w:tcW w:w="1199" w:type="pct"/>
            <w:tcBorders>
              <w:top w:val="nil"/>
              <w:left w:val="nil"/>
              <w:bottom w:val="single" w:sz="4" w:space="0" w:color="auto"/>
              <w:right w:val="single" w:sz="4" w:space="0" w:color="auto"/>
            </w:tcBorders>
            <w:shd w:val="clear" w:color="000000" w:fill="FFFFFF"/>
            <w:hideMark/>
          </w:tcPr>
          <w:p w:rsidR="00C24A61" w:rsidRPr="00FE374F" w:rsidRDefault="00C24A61"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Privilege Escalation</w:t>
            </w:r>
          </w:p>
        </w:tc>
        <w:tc>
          <w:tcPr>
            <w:tcW w:w="396" w:type="pct"/>
            <w:tcBorders>
              <w:top w:val="nil"/>
              <w:left w:val="nil"/>
              <w:bottom w:val="single" w:sz="4" w:space="0" w:color="auto"/>
              <w:right w:val="single" w:sz="4" w:space="0" w:color="auto"/>
            </w:tcBorders>
            <w:shd w:val="clear" w:color="auto" w:fill="auto"/>
            <w:noWrap/>
            <w:vAlign w:val="bottom"/>
            <w:hideMark/>
          </w:tcPr>
          <w:p w:rsidR="00C24A61" w:rsidRPr="00FE374F" w:rsidRDefault="00C24A61"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sidR="00BC24A6">
              <w:rPr>
                <w:rFonts w:ascii="Bookman Old Style" w:hAnsi="Bookman Old Style"/>
                <w:color w:val="000000"/>
                <w:sz w:val="20"/>
                <w:lang w:val="en-US"/>
              </w:rPr>
              <w:t>NA</w:t>
            </w:r>
          </w:p>
        </w:tc>
        <w:tc>
          <w:tcPr>
            <w:tcW w:w="2290" w:type="pct"/>
            <w:tcBorders>
              <w:top w:val="nil"/>
              <w:left w:val="nil"/>
              <w:bottom w:val="single" w:sz="4" w:space="0" w:color="auto"/>
              <w:right w:val="single" w:sz="4" w:space="0" w:color="auto"/>
            </w:tcBorders>
            <w:shd w:val="clear" w:color="auto" w:fill="auto"/>
            <w:noWrap/>
            <w:vAlign w:val="bottom"/>
            <w:hideMark/>
          </w:tcPr>
          <w:p w:rsidR="00C24A61" w:rsidRPr="00FE374F" w:rsidRDefault="00BC24A6" w:rsidP="00362134">
            <w:pPr>
              <w:rPr>
                <w:rFonts w:ascii="Bookman Old Style" w:hAnsi="Bookman Old Style"/>
                <w:color w:val="000000"/>
                <w:sz w:val="20"/>
                <w:lang w:val="en-US"/>
              </w:rPr>
            </w:pPr>
            <w:r>
              <w:rPr>
                <w:rFonts w:ascii="Bookman Old Style" w:hAnsi="Bookman Old Style"/>
                <w:color w:val="000000"/>
                <w:sz w:val="20"/>
                <w:lang w:val="en-US"/>
              </w:rPr>
              <w:t>Not applicable</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1.5.4</w:t>
            </w:r>
          </w:p>
        </w:tc>
        <w:tc>
          <w:tcPr>
            <w:tcW w:w="637" w:type="pct"/>
            <w:tcBorders>
              <w:top w:val="nil"/>
              <w:left w:val="nil"/>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OTG-AUTHZ-004</w:t>
            </w:r>
          </w:p>
        </w:tc>
        <w:tc>
          <w:tcPr>
            <w:tcW w:w="1199" w:type="pct"/>
            <w:tcBorders>
              <w:top w:val="nil"/>
              <w:left w:val="nil"/>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Insecure Direct Object References</w:t>
            </w:r>
          </w:p>
        </w:tc>
        <w:tc>
          <w:tcPr>
            <w:tcW w:w="396" w:type="pct"/>
            <w:tcBorders>
              <w:top w:val="nil"/>
              <w:left w:val="nil"/>
              <w:bottom w:val="single" w:sz="4" w:space="0" w:color="auto"/>
              <w:right w:val="single" w:sz="4" w:space="0" w:color="auto"/>
            </w:tcBorders>
            <w:shd w:val="clear" w:color="auto" w:fill="auto"/>
            <w:noWrap/>
            <w:vAlign w:val="bottom"/>
            <w:hideMark/>
          </w:tcPr>
          <w:p w:rsidR="00BC24A6" w:rsidRPr="00FE374F" w:rsidRDefault="00BC24A6"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BC24A6" w:rsidRPr="00FE374F" w:rsidRDefault="00BC24A6"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vulnerable</w:t>
            </w:r>
          </w:p>
        </w:tc>
      </w:tr>
      <w:tr w:rsidR="00BC24A6"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1.6</w:t>
            </w:r>
          </w:p>
        </w:tc>
        <w:tc>
          <w:tcPr>
            <w:tcW w:w="4522" w:type="pct"/>
            <w:gridSpan w:val="4"/>
            <w:tcBorders>
              <w:top w:val="single" w:sz="4" w:space="0" w:color="auto"/>
              <w:left w:val="nil"/>
              <w:bottom w:val="single" w:sz="4" w:space="0" w:color="auto"/>
              <w:right w:val="single" w:sz="4" w:space="0" w:color="000000"/>
            </w:tcBorders>
            <w:shd w:val="clear" w:color="000000" w:fill="FFFFFF"/>
            <w:hideMark/>
          </w:tcPr>
          <w:p w:rsidR="00BC24A6" w:rsidRPr="00FE374F" w:rsidRDefault="00BC24A6" w:rsidP="00362134">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Session Management Testing</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1.6.1</w:t>
            </w:r>
          </w:p>
        </w:tc>
        <w:tc>
          <w:tcPr>
            <w:tcW w:w="637" w:type="pct"/>
            <w:tcBorders>
              <w:top w:val="nil"/>
              <w:left w:val="nil"/>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OTG-SESS-001</w:t>
            </w:r>
          </w:p>
        </w:tc>
        <w:tc>
          <w:tcPr>
            <w:tcW w:w="1199" w:type="pct"/>
            <w:tcBorders>
              <w:top w:val="nil"/>
              <w:left w:val="nil"/>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Bypassing Session Management Schema</w:t>
            </w:r>
          </w:p>
        </w:tc>
        <w:tc>
          <w:tcPr>
            <w:tcW w:w="396" w:type="pct"/>
            <w:tcBorders>
              <w:top w:val="nil"/>
              <w:left w:val="nil"/>
              <w:bottom w:val="single" w:sz="4" w:space="0" w:color="auto"/>
              <w:right w:val="single" w:sz="4" w:space="0" w:color="auto"/>
            </w:tcBorders>
            <w:shd w:val="clear" w:color="auto" w:fill="auto"/>
            <w:noWrap/>
            <w:vAlign w:val="bottom"/>
            <w:hideMark/>
          </w:tcPr>
          <w:p w:rsidR="00BC24A6" w:rsidRPr="00FE374F" w:rsidRDefault="00BC24A6"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w:t>
            </w:r>
          </w:p>
        </w:tc>
        <w:tc>
          <w:tcPr>
            <w:tcW w:w="2290" w:type="pct"/>
            <w:tcBorders>
              <w:top w:val="nil"/>
              <w:left w:val="nil"/>
              <w:bottom w:val="single" w:sz="4" w:space="0" w:color="auto"/>
              <w:right w:val="single" w:sz="4" w:space="0" w:color="auto"/>
            </w:tcBorders>
            <w:shd w:val="clear" w:color="auto" w:fill="auto"/>
            <w:noWrap/>
            <w:vAlign w:val="bottom"/>
            <w:hideMark/>
          </w:tcPr>
          <w:p w:rsidR="00BC24A6" w:rsidRPr="00FE374F" w:rsidRDefault="00BC24A6" w:rsidP="00362134">
            <w:pPr>
              <w:rPr>
                <w:rFonts w:ascii="Bookman Old Style" w:hAnsi="Bookman Old Style"/>
                <w:color w:val="000000"/>
                <w:sz w:val="20"/>
                <w:lang w:val="en-US"/>
              </w:rPr>
            </w:pPr>
            <w:r>
              <w:rPr>
                <w:rFonts w:ascii="Bookman Old Style" w:hAnsi="Bookman Old Style"/>
                <w:color w:val="000000"/>
                <w:sz w:val="20"/>
                <w:lang w:val="en-US"/>
              </w:rPr>
              <w:t>Tested. Observation Reported</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1.6.2</w:t>
            </w:r>
          </w:p>
        </w:tc>
        <w:tc>
          <w:tcPr>
            <w:tcW w:w="637" w:type="pct"/>
            <w:tcBorders>
              <w:top w:val="nil"/>
              <w:left w:val="nil"/>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OTG-SESS-002</w:t>
            </w:r>
          </w:p>
        </w:tc>
        <w:tc>
          <w:tcPr>
            <w:tcW w:w="1199" w:type="pct"/>
            <w:tcBorders>
              <w:top w:val="nil"/>
              <w:left w:val="nil"/>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Cookies attributes</w:t>
            </w:r>
          </w:p>
        </w:tc>
        <w:tc>
          <w:tcPr>
            <w:tcW w:w="396" w:type="pct"/>
            <w:tcBorders>
              <w:top w:val="nil"/>
              <w:left w:val="nil"/>
              <w:bottom w:val="single" w:sz="4" w:space="0" w:color="auto"/>
              <w:right w:val="single" w:sz="4" w:space="0" w:color="auto"/>
            </w:tcBorders>
            <w:shd w:val="clear" w:color="auto" w:fill="auto"/>
            <w:noWrap/>
            <w:vAlign w:val="bottom"/>
            <w:hideMark/>
          </w:tcPr>
          <w:p w:rsidR="00BC24A6" w:rsidRPr="00FE374F" w:rsidRDefault="00BC24A6" w:rsidP="00BC24A6">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NA</w:t>
            </w:r>
          </w:p>
        </w:tc>
        <w:tc>
          <w:tcPr>
            <w:tcW w:w="2290" w:type="pct"/>
            <w:tcBorders>
              <w:top w:val="nil"/>
              <w:left w:val="nil"/>
              <w:bottom w:val="single" w:sz="4" w:space="0" w:color="auto"/>
              <w:right w:val="single" w:sz="4" w:space="0" w:color="auto"/>
            </w:tcBorders>
            <w:shd w:val="clear" w:color="auto" w:fill="auto"/>
            <w:noWrap/>
            <w:vAlign w:val="bottom"/>
            <w:hideMark/>
          </w:tcPr>
          <w:p w:rsidR="00BC24A6" w:rsidRPr="00FE374F" w:rsidRDefault="00BC24A6"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applicable</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1.6.3</w:t>
            </w:r>
          </w:p>
        </w:tc>
        <w:tc>
          <w:tcPr>
            <w:tcW w:w="637" w:type="pct"/>
            <w:tcBorders>
              <w:top w:val="nil"/>
              <w:left w:val="nil"/>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OTG-SESS-003</w:t>
            </w:r>
          </w:p>
        </w:tc>
        <w:tc>
          <w:tcPr>
            <w:tcW w:w="1199" w:type="pct"/>
            <w:tcBorders>
              <w:top w:val="nil"/>
              <w:left w:val="nil"/>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Session Fixation</w:t>
            </w:r>
          </w:p>
        </w:tc>
        <w:tc>
          <w:tcPr>
            <w:tcW w:w="396" w:type="pct"/>
            <w:tcBorders>
              <w:top w:val="nil"/>
              <w:left w:val="nil"/>
              <w:bottom w:val="single" w:sz="4" w:space="0" w:color="auto"/>
              <w:right w:val="single" w:sz="4" w:space="0" w:color="auto"/>
            </w:tcBorders>
            <w:shd w:val="clear" w:color="auto" w:fill="auto"/>
            <w:noWrap/>
            <w:vAlign w:val="bottom"/>
            <w:hideMark/>
          </w:tcPr>
          <w:p w:rsidR="00BC24A6" w:rsidRPr="00FE374F" w:rsidRDefault="00BC24A6"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NA</w:t>
            </w:r>
          </w:p>
        </w:tc>
        <w:tc>
          <w:tcPr>
            <w:tcW w:w="2290" w:type="pct"/>
            <w:tcBorders>
              <w:top w:val="nil"/>
              <w:left w:val="nil"/>
              <w:bottom w:val="single" w:sz="4" w:space="0" w:color="auto"/>
              <w:right w:val="single" w:sz="4" w:space="0" w:color="auto"/>
            </w:tcBorders>
            <w:shd w:val="clear" w:color="auto" w:fill="auto"/>
            <w:noWrap/>
            <w:vAlign w:val="bottom"/>
            <w:hideMark/>
          </w:tcPr>
          <w:p w:rsidR="00BC24A6" w:rsidRPr="00FE374F" w:rsidRDefault="00BC24A6"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applicable</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1.6.4</w:t>
            </w:r>
          </w:p>
        </w:tc>
        <w:tc>
          <w:tcPr>
            <w:tcW w:w="637" w:type="pct"/>
            <w:tcBorders>
              <w:top w:val="nil"/>
              <w:left w:val="nil"/>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OTG-SESS-004</w:t>
            </w:r>
          </w:p>
        </w:tc>
        <w:tc>
          <w:tcPr>
            <w:tcW w:w="1199" w:type="pct"/>
            <w:tcBorders>
              <w:top w:val="nil"/>
              <w:left w:val="nil"/>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Exposed Session Variables</w:t>
            </w:r>
          </w:p>
        </w:tc>
        <w:tc>
          <w:tcPr>
            <w:tcW w:w="396" w:type="pct"/>
            <w:tcBorders>
              <w:top w:val="nil"/>
              <w:left w:val="nil"/>
              <w:bottom w:val="single" w:sz="4" w:space="0" w:color="auto"/>
              <w:right w:val="single" w:sz="4" w:space="0" w:color="auto"/>
            </w:tcBorders>
            <w:shd w:val="clear" w:color="auto" w:fill="auto"/>
            <w:noWrap/>
            <w:vAlign w:val="bottom"/>
            <w:hideMark/>
          </w:tcPr>
          <w:p w:rsidR="00BC24A6" w:rsidRPr="00FE374F" w:rsidRDefault="00BC24A6"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NA</w:t>
            </w:r>
          </w:p>
        </w:tc>
        <w:tc>
          <w:tcPr>
            <w:tcW w:w="2290" w:type="pct"/>
            <w:tcBorders>
              <w:top w:val="nil"/>
              <w:left w:val="nil"/>
              <w:bottom w:val="single" w:sz="4" w:space="0" w:color="auto"/>
              <w:right w:val="single" w:sz="4" w:space="0" w:color="auto"/>
            </w:tcBorders>
            <w:shd w:val="clear" w:color="auto" w:fill="auto"/>
            <w:noWrap/>
            <w:vAlign w:val="bottom"/>
            <w:hideMark/>
          </w:tcPr>
          <w:p w:rsidR="00BC24A6" w:rsidRPr="00FE374F" w:rsidRDefault="00BC24A6"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applicable</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1.6.5</w:t>
            </w:r>
          </w:p>
        </w:tc>
        <w:tc>
          <w:tcPr>
            <w:tcW w:w="637" w:type="pct"/>
            <w:tcBorders>
              <w:top w:val="nil"/>
              <w:left w:val="nil"/>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OTG-SESS-005</w:t>
            </w:r>
          </w:p>
        </w:tc>
        <w:tc>
          <w:tcPr>
            <w:tcW w:w="1199" w:type="pct"/>
            <w:tcBorders>
              <w:top w:val="nil"/>
              <w:left w:val="nil"/>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Cross Site Request Forgery</w:t>
            </w:r>
          </w:p>
        </w:tc>
        <w:tc>
          <w:tcPr>
            <w:tcW w:w="396" w:type="pct"/>
            <w:tcBorders>
              <w:top w:val="nil"/>
              <w:left w:val="nil"/>
              <w:bottom w:val="single" w:sz="4" w:space="0" w:color="auto"/>
              <w:right w:val="single" w:sz="4" w:space="0" w:color="auto"/>
            </w:tcBorders>
            <w:shd w:val="clear" w:color="auto" w:fill="auto"/>
            <w:noWrap/>
            <w:vAlign w:val="bottom"/>
            <w:hideMark/>
          </w:tcPr>
          <w:p w:rsidR="00BC24A6" w:rsidRPr="00FE374F" w:rsidRDefault="00BC24A6"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NA</w:t>
            </w:r>
          </w:p>
        </w:tc>
        <w:tc>
          <w:tcPr>
            <w:tcW w:w="2290" w:type="pct"/>
            <w:tcBorders>
              <w:top w:val="nil"/>
              <w:left w:val="nil"/>
              <w:bottom w:val="single" w:sz="4" w:space="0" w:color="auto"/>
              <w:right w:val="single" w:sz="4" w:space="0" w:color="auto"/>
            </w:tcBorders>
            <w:shd w:val="clear" w:color="auto" w:fill="auto"/>
            <w:noWrap/>
            <w:vAlign w:val="bottom"/>
            <w:hideMark/>
          </w:tcPr>
          <w:p w:rsidR="00BC24A6" w:rsidRPr="00FE374F" w:rsidRDefault="00BC24A6"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applicable</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1.6.6</w:t>
            </w:r>
          </w:p>
        </w:tc>
        <w:tc>
          <w:tcPr>
            <w:tcW w:w="637" w:type="pct"/>
            <w:tcBorders>
              <w:top w:val="nil"/>
              <w:left w:val="nil"/>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OTG-SESS-006</w:t>
            </w:r>
          </w:p>
        </w:tc>
        <w:tc>
          <w:tcPr>
            <w:tcW w:w="1199" w:type="pct"/>
            <w:tcBorders>
              <w:top w:val="nil"/>
              <w:left w:val="nil"/>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logout functionality</w:t>
            </w:r>
          </w:p>
        </w:tc>
        <w:tc>
          <w:tcPr>
            <w:tcW w:w="396" w:type="pct"/>
            <w:tcBorders>
              <w:top w:val="nil"/>
              <w:left w:val="nil"/>
              <w:bottom w:val="single" w:sz="4" w:space="0" w:color="auto"/>
              <w:right w:val="single" w:sz="4" w:space="0" w:color="auto"/>
            </w:tcBorders>
            <w:shd w:val="clear" w:color="auto" w:fill="auto"/>
            <w:noWrap/>
            <w:vAlign w:val="bottom"/>
            <w:hideMark/>
          </w:tcPr>
          <w:p w:rsidR="00BC24A6" w:rsidRPr="00FE374F" w:rsidRDefault="00BC24A6"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NA</w:t>
            </w:r>
          </w:p>
        </w:tc>
        <w:tc>
          <w:tcPr>
            <w:tcW w:w="2290" w:type="pct"/>
            <w:tcBorders>
              <w:top w:val="nil"/>
              <w:left w:val="nil"/>
              <w:bottom w:val="single" w:sz="4" w:space="0" w:color="auto"/>
              <w:right w:val="single" w:sz="4" w:space="0" w:color="auto"/>
            </w:tcBorders>
            <w:shd w:val="clear" w:color="auto" w:fill="auto"/>
            <w:noWrap/>
            <w:vAlign w:val="bottom"/>
            <w:hideMark/>
          </w:tcPr>
          <w:p w:rsidR="00BC24A6" w:rsidRPr="00FE374F" w:rsidRDefault="00BC24A6"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applicable</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1.6.7</w:t>
            </w:r>
          </w:p>
        </w:tc>
        <w:tc>
          <w:tcPr>
            <w:tcW w:w="637" w:type="pct"/>
            <w:tcBorders>
              <w:top w:val="nil"/>
              <w:left w:val="nil"/>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OTG-</w:t>
            </w:r>
            <w:r w:rsidRPr="00FE374F">
              <w:rPr>
                <w:rFonts w:ascii="Bookman Old Style" w:hAnsi="Bookman Old Style"/>
                <w:color w:val="252525"/>
                <w:sz w:val="20"/>
                <w:lang w:val="en-US"/>
              </w:rPr>
              <w:lastRenderedPageBreak/>
              <w:t>SESS-007</w:t>
            </w:r>
          </w:p>
        </w:tc>
        <w:tc>
          <w:tcPr>
            <w:tcW w:w="1199" w:type="pct"/>
            <w:tcBorders>
              <w:top w:val="nil"/>
              <w:left w:val="nil"/>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lastRenderedPageBreak/>
              <w:t xml:space="preserve">Test Session </w:t>
            </w:r>
            <w:r w:rsidRPr="00FE374F">
              <w:rPr>
                <w:rFonts w:ascii="Bookman Old Style" w:hAnsi="Bookman Old Style"/>
                <w:color w:val="252525"/>
                <w:sz w:val="20"/>
                <w:lang w:val="en-US"/>
              </w:rPr>
              <w:lastRenderedPageBreak/>
              <w:t>Timeout</w:t>
            </w:r>
          </w:p>
        </w:tc>
        <w:tc>
          <w:tcPr>
            <w:tcW w:w="396" w:type="pct"/>
            <w:tcBorders>
              <w:top w:val="nil"/>
              <w:left w:val="nil"/>
              <w:bottom w:val="single" w:sz="4" w:space="0" w:color="auto"/>
              <w:right w:val="single" w:sz="4" w:space="0" w:color="auto"/>
            </w:tcBorders>
            <w:shd w:val="clear" w:color="auto" w:fill="auto"/>
            <w:noWrap/>
            <w:vAlign w:val="bottom"/>
            <w:hideMark/>
          </w:tcPr>
          <w:p w:rsidR="00BC24A6" w:rsidRPr="00FE374F" w:rsidRDefault="00BC24A6" w:rsidP="00B400BE">
            <w:pPr>
              <w:rPr>
                <w:rFonts w:ascii="Bookman Old Style" w:hAnsi="Bookman Old Style"/>
                <w:color w:val="000000"/>
                <w:sz w:val="20"/>
                <w:lang w:val="en-US"/>
              </w:rPr>
            </w:pPr>
            <w:r w:rsidRPr="00FE374F">
              <w:rPr>
                <w:rFonts w:ascii="Bookman Old Style" w:hAnsi="Bookman Old Style"/>
                <w:color w:val="000000"/>
                <w:sz w:val="20"/>
                <w:lang w:val="en-US"/>
              </w:rPr>
              <w:lastRenderedPageBreak/>
              <w:t> </w:t>
            </w:r>
            <w:r>
              <w:rPr>
                <w:rFonts w:ascii="Bookman Old Style" w:hAnsi="Bookman Old Style"/>
                <w:color w:val="000000"/>
                <w:sz w:val="20"/>
                <w:lang w:val="en-US"/>
              </w:rPr>
              <w:t>NA</w:t>
            </w:r>
          </w:p>
        </w:tc>
        <w:tc>
          <w:tcPr>
            <w:tcW w:w="2290" w:type="pct"/>
            <w:tcBorders>
              <w:top w:val="nil"/>
              <w:left w:val="nil"/>
              <w:bottom w:val="single" w:sz="4" w:space="0" w:color="auto"/>
              <w:right w:val="single" w:sz="4" w:space="0" w:color="auto"/>
            </w:tcBorders>
            <w:shd w:val="clear" w:color="auto" w:fill="auto"/>
            <w:noWrap/>
            <w:vAlign w:val="bottom"/>
            <w:hideMark/>
          </w:tcPr>
          <w:p w:rsidR="00BC24A6" w:rsidRPr="00FE374F" w:rsidRDefault="00BC24A6"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applicable</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lastRenderedPageBreak/>
              <w:t>1.6.8</w:t>
            </w:r>
          </w:p>
        </w:tc>
        <w:tc>
          <w:tcPr>
            <w:tcW w:w="637" w:type="pct"/>
            <w:tcBorders>
              <w:top w:val="nil"/>
              <w:left w:val="nil"/>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OTG-SESS-008</w:t>
            </w:r>
          </w:p>
        </w:tc>
        <w:tc>
          <w:tcPr>
            <w:tcW w:w="1199" w:type="pct"/>
            <w:tcBorders>
              <w:top w:val="nil"/>
              <w:left w:val="nil"/>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Session puzzling</w:t>
            </w:r>
          </w:p>
        </w:tc>
        <w:tc>
          <w:tcPr>
            <w:tcW w:w="396" w:type="pct"/>
            <w:tcBorders>
              <w:top w:val="nil"/>
              <w:left w:val="nil"/>
              <w:bottom w:val="single" w:sz="4" w:space="0" w:color="auto"/>
              <w:right w:val="single" w:sz="4" w:space="0" w:color="auto"/>
            </w:tcBorders>
            <w:shd w:val="clear" w:color="auto" w:fill="auto"/>
            <w:noWrap/>
            <w:vAlign w:val="bottom"/>
            <w:hideMark/>
          </w:tcPr>
          <w:p w:rsidR="00BC24A6" w:rsidRPr="00FE374F" w:rsidRDefault="00BC24A6"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NA</w:t>
            </w:r>
          </w:p>
        </w:tc>
        <w:tc>
          <w:tcPr>
            <w:tcW w:w="2290" w:type="pct"/>
            <w:tcBorders>
              <w:top w:val="nil"/>
              <w:left w:val="nil"/>
              <w:bottom w:val="single" w:sz="4" w:space="0" w:color="auto"/>
              <w:right w:val="single" w:sz="4" w:space="0" w:color="auto"/>
            </w:tcBorders>
            <w:shd w:val="clear" w:color="auto" w:fill="auto"/>
            <w:noWrap/>
            <w:vAlign w:val="bottom"/>
            <w:hideMark/>
          </w:tcPr>
          <w:p w:rsidR="00BC24A6" w:rsidRPr="00FE374F" w:rsidRDefault="00BC24A6"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applicable</w:t>
            </w:r>
          </w:p>
        </w:tc>
      </w:tr>
      <w:tr w:rsidR="00BC24A6"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1.7</w:t>
            </w:r>
          </w:p>
        </w:tc>
        <w:tc>
          <w:tcPr>
            <w:tcW w:w="4522" w:type="pct"/>
            <w:gridSpan w:val="4"/>
            <w:tcBorders>
              <w:top w:val="single" w:sz="4" w:space="0" w:color="auto"/>
              <w:left w:val="nil"/>
              <w:bottom w:val="single" w:sz="4" w:space="0" w:color="auto"/>
              <w:right w:val="single" w:sz="4" w:space="0" w:color="000000"/>
            </w:tcBorders>
            <w:shd w:val="clear" w:color="000000" w:fill="FFFFFF"/>
            <w:hideMark/>
          </w:tcPr>
          <w:p w:rsidR="00BC24A6" w:rsidRPr="00FE374F" w:rsidRDefault="00BC24A6" w:rsidP="00362134">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Data Validation Testing</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1.7.1</w:t>
            </w:r>
          </w:p>
        </w:tc>
        <w:tc>
          <w:tcPr>
            <w:tcW w:w="637" w:type="pct"/>
            <w:tcBorders>
              <w:top w:val="nil"/>
              <w:left w:val="nil"/>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OTG-INPVAL-001</w:t>
            </w:r>
          </w:p>
        </w:tc>
        <w:tc>
          <w:tcPr>
            <w:tcW w:w="1199" w:type="pct"/>
            <w:tcBorders>
              <w:top w:val="nil"/>
              <w:left w:val="nil"/>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Reflected Cross Site Scripting</w:t>
            </w:r>
          </w:p>
        </w:tc>
        <w:tc>
          <w:tcPr>
            <w:tcW w:w="396" w:type="pct"/>
            <w:tcBorders>
              <w:top w:val="nil"/>
              <w:left w:val="nil"/>
              <w:bottom w:val="single" w:sz="4" w:space="0" w:color="auto"/>
              <w:right w:val="single" w:sz="4" w:space="0" w:color="auto"/>
            </w:tcBorders>
            <w:shd w:val="clear" w:color="auto" w:fill="auto"/>
            <w:noWrap/>
            <w:vAlign w:val="bottom"/>
            <w:hideMark/>
          </w:tcPr>
          <w:p w:rsidR="00BC24A6" w:rsidRPr="00FE374F" w:rsidRDefault="00BC24A6"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BC24A6" w:rsidRPr="00FE374F" w:rsidRDefault="00BC24A6"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vulnerable</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1.7.2</w:t>
            </w:r>
          </w:p>
        </w:tc>
        <w:tc>
          <w:tcPr>
            <w:tcW w:w="637" w:type="pct"/>
            <w:tcBorders>
              <w:top w:val="nil"/>
              <w:left w:val="nil"/>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OTG-INPVAL-002</w:t>
            </w:r>
          </w:p>
        </w:tc>
        <w:tc>
          <w:tcPr>
            <w:tcW w:w="1199" w:type="pct"/>
            <w:tcBorders>
              <w:top w:val="nil"/>
              <w:left w:val="nil"/>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Stored Cross Site Scripting</w:t>
            </w:r>
          </w:p>
        </w:tc>
        <w:tc>
          <w:tcPr>
            <w:tcW w:w="396" w:type="pct"/>
            <w:tcBorders>
              <w:top w:val="nil"/>
              <w:left w:val="nil"/>
              <w:bottom w:val="single" w:sz="4" w:space="0" w:color="auto"/>
              <w:right w:val="single" w:sz="4" w:space="0" w:color="auto"/>
            </w:tcBorders>
            <w:shd w:val="clear" w:color="auto" w:fill="auto"/>
            <w:noWrap/>
            <w:vAlign w:val="bottom"/>
            <w:hideMark/>
          </w:tcPr>
          <w:p w:rsidR="00BC24A6" w:rsidRPr="00FE374F" w:rsidRDefault="00BC24A6"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BC24A6" w:rsidRPr="00FE374F" w:rsidRDefault="00BC24A6"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vulnerable</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1.7.3</w:t>
            </w:r>
          </w:p>
        </w:tc>
        <w:tc>
          <w:tcPr>
            <w:tcW w:w="637" w:type="pct"/>
            <w:tcBorders>
              <w:top w:val="nil"/>
              <w:left w:val="nil"/>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OTG-INPVAL-003</w:t>
            </w:r>
          </w:p>
        </w:tc>
        <w:tc>
          <w:tcPr>
            <w:tcW w:w="1199" w:type="pct"/>
            <w:tcBorders>
              <w:top w:val="nil"/>
              <w:left w:val="nil"/>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HTTP Verb Tampering</w:t>
            </w:r>
          </w:p>
        </w:tc>
        <w:tc>
          <w:tcPr>
            <w:tcW w:w="396" w:type="pct"/>
            <w:tcBorders>
              <w:top w:val="nil"/>
              <w:left w:val="nil"/>
              <w:bottom w:val="single" w:sz="4" w:space="0" w:color="auto"/>
              <w:right w:val="single" w:sz="4" w:space="0" w:color="auto"/>
            </w:tcBorders>
            <w:shd w:val="clear" w:color="auto" w:fill="auto"/>
            <w:noWrap/>
            <w:vAlign w:val="bottom"/>
            <w:hideMark/>
          </w:tcPr>
          <w:p w:rsidR="00BC24A6" w:rsidRPr="00FE374F" w:rsidRDefault="00BC24A6" w:rsidP="00B400BE">
            <w:pPr>
              <w:rPr>
                <w:rFonts w:ascii="Bookman Old Style" w:hAnsi="Bookman Old Style"/>
                <w:color w:val="000000"/>
                <w:sz w:val="20"/>
                <w:lang w:val="en-US"/>
              </w:rPr>
            </w:pPr>
            <w:r>
              <w:rPr>
                <w:rFonts w:ascii="Bookman Old Style" w:hAnsi="Bookman Old Style"/>
                <w:color w:val="000000"/>
                <w:sz w:val="20"/>
                <w:lang w:val="en-US"/>
              </w:rPr>
              <w:t>No</w:t>
            </w:r>
          </w:p>
        </w:tc>
        <w:tc>
          <w:tcPr>
            <w:tcW w:w="2290" w:type="pct"/>
            <w:tcBorders>
              <w:top w:val="nil"/>
              <w:left w:val="nil"/>
              <w:bottom w:val="single" w:sz="4" w:space="0" w:color="auto"/>
              <w:right w:val="single" w:sz="4" w:space="0" w:color="auto"/>
            </w:tcBorders>
            <w:shd w:val="clear" w:color="auto" w:fill="auto"/>
            <w:noWrap/>
            <w:vAlign w:val="bottom"/>
            <w:hideMark/>
          </w:tcPr>
          <w:p w:rsidR="00BC24A6" w:rsidRPr="00FE374F" w:rsidRDefault="00BC24A6" w:rsidP="00B400BE">
            <w:pPr>
              <w:rPr>
                <w:rFonts w:ascii="Bookman Old Style" w:hAnsi="Bookman Old Style"/>
                <w:color w:val="000000"/>
                <w:sz w:val="20"/>
                <w:lang w:val="en-US"/>
              </w:rPr>
            </w:pPr>
            <w:r>
              <w:rPr>
                <w:rFonts w:ascii="Bookman Old Style" w:hAnsi="Bookman Old Style"/>
                <w:color w:val="000000"/>
                <w:sz w:val="20"/>
                <w:lang w:val="en-US"/>
              </w:rPr>
              <w:t>Tested. Observation reported</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1.7.4</w:t>
            </w:r>
          </w:p>
        </w:tc>
        <w:tc>
          <w:tcPr>
            <w:tcW w:w="637" w:type="pct"/>
            <w:tcBorders>
              <w:top w:val="nil"/>
              <w:left w:val="nil"/>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OTG-INPVAL-004</w:t>
            </w:r>
          </w:p>
        </w:tc>
        <w:tc>
          <w:tcPr>
            <w:tcW w:w="1199" w:type="pct"/>
            <w:tcBorders>
              <w:top w:val="nil"/>
              <w:left w:val="nil"/>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HTTP Parameter pollution</w:t>
            </w:r>
          </w:p>
        </w:tc>
        <w:tc>
          <w:tcPr>
            <w:tcW w:w="396" w:type="pct"/>
            <w:tcBorders>
              <w:top w:val="nil"/>
              <w:left w:val="nil"/>
              <w:bottom w:val="single" w:sz="4" w:space="0" w:color="auto"/>
              <w:right w:val="single" w:sz="4" w:space="0" w:color="auto"/>
            </w:tcBorders>
            <w:shd w:val="clear" w:color="auto" w:fill="auto"/>
            <w:noWrap/>
            <w:vAlign w:val="bottom"/>
            <w:hideMark/>
          </w:tcPr>
          <w:p w:rsidR="00BC24A6" w:rsidRPr="00FE374F" w:rsidRDefault="00BC24A6"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BC24A6" w:rsidRPr="00FE374F" w:rsidRDefault="00BC24A6"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vulnerable</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1.7.5</w:t>
            </w:r>
          </w:p>
        </w:tc>
        <w:tc>
          <w:tcPr>
            <w:tcW w:w="637" w:type="pct"/>
            <w:tcBorders>
              <w:top w:val="nil"/>
              <w:left w:val="nil"/>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OTG-INPVAL-005</w:t>
            </w:r>
          </w:p>
        </w:tc>
        <w:tc>
          <w:tcPr>
            <w:tcW w:w="1199" w:type="pct"/>
            <w:tcBorders>
              <w:top w:val="nil"/>
              <w:left w:val="nil"/>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SQL Injection</w:t>
            </w:r>
          </w:p>
        </w:tc>
        <w:tc>
          <w:tcPr>
            <w:tcW w:w="396" w:type="pct"/>
            <w:tcBorders>
              <w:top w:val="nil"/>
              <w:left w:val="nil"/>
              <w:bottom w:val="single" w:sz="4" w:space="0" w:color="auto"/>
              <w:right w:val="single" w:sz="4" w:space="0" w:color="auto"/>
            </w:tcBorders>
            <w:shd w:val="clear" w:color="auto" w:fill="auto"/>
            <w:noWrap/>
            <w:vAlign w:val="bottom"/>
            <w:hideMark/>
          </w:tcPr>
          <w:p w:rsidR="00BC24A6" w:rsidRPr="00FE374F" w:rsidRDefault="00BC24A6"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BC24A6" w:rsidRPr="00FE374F" w:rsidRDefault="00BC24A6"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vulnerable</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1.7.5.1</w:t>
            </w:r>
          </w:p>
        </w:tc>
        <w:tc>
          <w:tcPr>
            <w:tcW w:w="637" w:type="pct"/>
            <w:tcBorders>
              <w:top w:val="nil"/>
              <w:left w:val="nil"/>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199" w:type="pct"/>
            <w:tcBorders>
              <w:top w:val="nil"/>
              <w:left w:val="nil"/>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Oracle Testing</w:t>
            </w:r>
          </w:p>
        </w:tc>
        <w:tc>
          <w:tcPr>
            <w:tcW w:w="396" w:type="pct"/>
            <w:tcBorders>
              <w:top w:val="nil"/>
              <w:left w:val="nil"/>
              <w:bottom w:val="single" w:sz="4" w:space="0" w:color="auto"/>
              <w:right w:val="single" w:sz="4" w:space="0" w:color="auto"/>
            </w:tcBorders>
            <w:shd w:val="clear" w:color="auto" w:fill="auto"/>
            <w:noWrap/>
            <w:vAlign w:val="bottom"/>
            <w:hideMark/>
          </w:tcPr>
          <w:p w:rsidR="00BC24A6" w:rsidRPr="00FE374F" w:rsidRDefault="00BC24A6"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BC24A6" w:rsidRPr="00FE374F" w:rsidRDefault="00BC24A6"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vulnerable</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1.7.5.2</w:t>
            </w:r>
          </w:p>
        </w:tc>
        <w:tc>
          <w:tcPr>
            <w:tcW w:w="637" w:type="pct"/>
            <w:tcBorders>
              <w:top w:val="nil"/>
              <w:left w:val="nil"/>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199" w:type="pct"/>
            <w:tcBorders>
              <w:top w:val="nil"/>
              <w:left w:val="nil"/>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proofErr w:type="spellStart"/>
            <w:r w:rsidRPr="00FE374F">
              <w:rPr>
                <w:rFonts w:ascii="Bookman Old Style" w:hAnsi="Bookman Old Style"/>
                <w:color w:val="252525"/>
                <w:sz w:val="20"/>
                <w:lang w:val="en-US"/>
              </w:rPr>
              <w:t>MySQL</w:t>
            </w:r>
            <w:proofErr w:type="spellEnd"/>
            <w:r w:rsidRPr="00FE374F">
              <w:rPr>
                <w:rFonts w:ascii="Bookman Old Style" w:hAnsi="Bookman Old Style"/>
                <w:color w:val="252525"/>
                <w:sz w:val="20"/>
                <w:lang w:val="en-US"/>
              </w:rPr>
              <w:t xml:space="preserve"> Testing</w:t>
            </w:r>
          </w:p>
        </w:tc>
        <w:tc>
          <w:tcPr>
            <w:tcW w:w="396" w:type="pct"/>
            <w:tcBorders>
              <w:top w:val="nil"/>
              <w:left w:val="nil"/>
              <w:bottom w:val="single" w:sz="4" w:space="0" w:color="auto"/>
              <w:right w:val="single" w:sz="4" w:space="0" w:color="auto"/>
            </w:tcBorders>
            <w:shd w:val="clear" w:color="auto" w:fill="auto"/>
            <w:noWrap/>
            <w:vAlign w:val="bottom"/>
            <w:hideMark/>
          </w:tcPr>
          <w:p w:rsidR="00BC24A6" w:rsidRPr="00FE374F" w:rsidRDefault="00BC24A6"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BC24A6" w:rsidRPr="00FE374F" w:rsidRDefault="00BC24A6"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vulnerable</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1.7.5.3</w:t>
            </w:r>
          </w:p>
        </w:tc>
        <w:tc>
          <w:tcPr>
            <w:tcW w:w="637" w:type="pct"/>
            <w:tcBorders>
              <w:top w:val="nil"/>
              <w:left w:val="nil"/>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199" w:type="pct"/>
            <w:tcBorders>
              <w:top w:val="nil"/>
              <w:left w:val="nil"/>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SQL Server Testing</w:t>
            </w:r>
          </w:p>
        </w:tc>
        <w:tc>
          <w:tcPr>
            <w:tcW w:w="396" w:type="pct"/>
            <w:tcBorders>
              <w:top w:val="nil"/>
              <w:left w:val="nil"/>
              <w:bottom w:val="single" w:sz="4" w:space="0" w:color="auto"/>
              <w:right w:val="single" w:sz="4" w:space="0" w:color="auto"/>
            </w:tcBorders>
            <w:shd w:val="clear" w:color="auto" w:fill="auto"/>
            <w:noWrap/>
            <w:vAlign w:val="bottom"/>
            <w:hideMark/>
          </w:tcPr>
          <w:p w:rsidR="00BC24A6" w:rsidRPr="00FE374F" w:rsidRDefault="00BC24A6"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BC24A6" w:rsidRPr="00FE374F" w:rsidRDefault="00BC24A6"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vulnerable</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1.7.5.4</w:t>
            </w:r>
          </w:p>
        </w:tc>
        <w:tc>
          <w:tcPr>
            <w:tcW w:w="637" w:type="pct"/>
            <w:tcBorders>
              <w:top w:val="nil"/>
              <w:left w:val="nil"/>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199" w:type="pct"/>
            <w:tcBorders>
              <w:top w:val="nil"/>
              <w:left w:val="nil"/>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 xml:space="preserve">Testing </w:t>
            </w:r>
            <w:proofErr w:type="spellStart"/>
            <w:r w:rsidRPr="00FE374F">
              <w:rPr>
                <w:rFonts w:ascii="Bookman Old Style" w:hAnsi="Bookman Old Style"/>
                <w:color w:val="252525"/>
                <w:sz w:val="20"/>
                <w:lang w:val="en-US"/>
              </w:rPr>
              <w:t>PostgreSQL</w:t>
            </w:r>
            <w:proofErr w:type="spellEnd"/>
          </w:p>
        </w:tc>
        <w:tc>
          <w:tcPr>
            <w:tcW w:w="396" w:type="pct"/>
            <w:tcBorders>
              <w:top w:val="nil"/>
              <w:left w:val="nil"/>
              <w:bottom w:val="single" w:sz="4" w:space="0" w:color="auto"/>
              <w:right w:val="single" w:sz="4" w:space="0" w:color="auto"/>
            </w:tcBorders>
            <w:shd w:val="clear" w:color="auto" w:fill="auto"/>
            <w:noWrap/>
            <w:vAlign w:val="bottom"/>
            <w:hideMark/>
          </w:tcPr>
          <w:p w:rsidR="00BC24A6" w:rsidRPr="00FE374F" w:rsidRDefault="00BC24A6"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BC24A6" w:rsidRPr="00FE374F" w:rsidRDefault="00BC24A6"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vulnerable</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1.7.5.5</w:t>
            </w:r>
          </w:p>
        </w:tc>
        <w:tc>
          <w:tcPr>
            <w:tcW w:w="637" w:type="pct"/>
            <w:tcBorders>
              <w:top w:val="nil"/>
              <w:left w:val="nil"/>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199" w:type="pct"/>
            <w:tcBorders>
              <w:top w:val="nil"/>
              <w:left w:val="nil"/>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MS Access Testing</w:t>
            </w:r>
          </w:p>
        </w:tc>
        <w:tc>
          <w:tcPr>
            <w:tcW w:w="396" w:type="pct"/>
            <w:tcBorders>
              <w:top w:val="nil"/>
              <w:left w:val="nil"/>
              <w:bottom w:val="single" w:sz="4" w:space="0" w:color="auto"/>
              <w:right w:val="single" w:sz="4" w:space="0" w:color="auto"/>
            </w:tcBorders>
            <w:shd w:val="clear" w:color="auto" w:fill="auto"/>
            <w:noWrap/>
            <w:vAlign w:val="bottom"/>
            <w:hideMark/>
          </w:tcPr>
          <w:p w:rsidR="00BC24A6" w:rsidRPr="00FE374F" w:rsidRDefault="00BC24A6"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BC24A6" w:rsidRPr="00FE374F" w:rsidRDefault="00BC24A6"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vulnerable</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1.7.5.6</w:t>
            </w:r>
          </w:p>
        </w:tc>
        <w:tc>
          <w:tcPr>
            <w:tcW w:w="637" w:type="pct"/>
            <w:tcBorders>
              <w:top w:val="nil"/>
              <w:left w:val="nil"/>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199" w:type="pct"/>
            <w:tcBorders>
              <w:top w:val="nil"/>
              <w:left w:val="nil"/>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 xml:space="preserve">Testing for </w:t>
            </w:r>
            <w:proofErr w:type="spellStart"/>
            <w:r w:rsidRPr="00FE374F">
              <w:rPr>
                <w:rFonts w:ascii="Bookman Old Style" w:hAnsi="Bookman Old Style"/>
                <w:color w:val="252525"/>
                <w:sz w:val="20"/>
                <w:lang w:val="en-US"/>
              </w:rPr>
              <w:t>NoSQL</w:t>
            </w:r>
            <w:proofErr w:type="spellEnd"/>
            <w:r w:rsidRPr="00FE374F">
              <w:rPr>
                <w:rFonts w:ascii="Bookman Old Style" w:hAnsi="Bookman Old Style"/>
                <w:color w:val="252525"/>
                <w:sz w:val="20"/>
                <w:lang w:val="en-US"/>
              </w:rPr>
              <w:t xml:space="preserve"> injection</w:t>
            </w:r>
          </w:p>
        </w:tc>
        <w:tc>
          <w:tcPr>
            <w:tcW w:w="396" w:type="pct"/>
            <w:tcBorders>
              <w:top w:val="nil"/>
              <w:left w:val="nil"/>
              <w:bottom w:val="single" w:sz="4" w:space="0" w:color="auto"/>
              <w:right w:val="single" w:sz="4" w:space="0" w:color="auto"/>
            </w:tcBorders>
            <w:shd w:val="clear" w:color="auto" w:fill="auto"/>
            <w:noWrap/>
            <w:vAlign w:val="bottom"/>
            <w:hideMark/>
          </w:tcPr>
          <w:p w:rsidR="00BC24A6" w:rsidRPr="00FE374F" w:rsidRDefault="00BC24A6"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BC24A6" w:rsidRPr="00FE374F" w:rsidRDefault="00BC24A6"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vulnerable</w:t>
            </w:r>
          </w:p>
        </w:tc>
      </w:tr>
      <w:tr w:rsidR="0007042A"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1.7.6</w:t>
            </w:r>
          </w:p>
        </w:tc>
        <w:tc>
          <w:tcPr>
            <w:tcW w:w="637" w:type="pct"/>
            <w:tcBorders>
              <w:top w:val="nil"/>
              <w:left w:val="nil"/>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OTG-INPVAL-006</w:t>
            </w:r>
          </w:p>
        </w:tc>
        <w:tc>
          <w:tcPr>
            <w:tcW w:w="1199" w:type="pct"/>
            <w:tcBorders>
              <w:top w:val="nil"/>
              <w:left w:val="nil"/>
              <w:bottom w:val="single" w:sz="4" w:space="0" w:color="auto"/>
              <w:right w:val="single" w:sz="4" w:space="0" w:color="auto"/>
            </w:tcBorders>
            <w:shd w:val="clear" w:color="000000" w:fill="FFFFFF"/>
            <w:hideMark/>
          </w:tcPr>
          <w:p w:rsidR="00BC24A6" w:rsidRPr="00FE374F" w:rsidRDefault="00BC24A6"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LDAP Injection</w:t>
            </w:r>
          </w:p>
        </w:tc>
        <w:tc>
          <w:tcPr>
            <w:tcW w:w="396" w:type="pct"/>
            <w:tcBorders>
              <w:top w:val="nil"/>
              <w:left w:val="nil"/>
              <w:bottom w:val="single" w:sz="4" w:space="0" w:color="auto"/>
              <w:right w:val="single" w:sz="4" w:space="0" w:color="auto"/>
            </w:tcBorders>
            <w:shd w:val="clear" w:color="auto" w:fill="auto"/>
            <w:noWrap/>
            <w:vAlign w:val="bottom"/>
            <w:hideMark/>
          </w:tcPr>
          <w:p w:rsidR="00BC24A6" w:rsidRPr="00FE374F" w:rsidRDefault="00BC24A6"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sidR="00073041">
              <w:rPr>
                <w:rFonts w:ascii="Bookman Old Style" w:hAnsi="Bookman Old Style"/>
                <w:color w:val="000000"/>
                <w:sz w:val="20"/>
                <w:lang w:val="en-US"/>
              </w:rPr>
              <w:t>NA</w:t>
            </w:r>
          </w:p>
        </w:tc>
        <w:tc>
          <w:tcPr>
            <w:tcW w:w="2290" w:type="pct"/>
            <w:tcBorders>
              <w:top w:val="nil"/>
              <w:left w:val="nil"/>
              <w:bottom w:val="single" w:sz="4" w:space="0" w:color="auto"/>
              <w:right w:val="single" w:sz="4" w:space="0" w:color="auto"/>
            </w:tcBorders>
            <w:shd w:val="clear" w:color="auto" w:fill="auto"/>
            <w:noWrap/>
            <w:vAlign w:val="bottom"/>
            <w:hideMark/>
          </w:tcPr>
          <w:p w:rsidR="00BC24A6" w:rsidRPr="00FE374F" w:rsidRDefault="00073041" w:rsidP="00362134">
            <w:pPr>
              <w:rPr>
                <w:rFonts w:ascii="Bookman Old Style" w:hAnsi="Bookman Old Style"/>
                <w:color w:val="000000"/>
                <w:sz w:val="20"/>
                <w:lang w:val="en-US"/>
              </w:rPr>
            </w:pPr>
            <w:r>
              <w:rPr>
                <w:rFonts w:ascii="Bookman Old Style" w:hAnsi="Bookman Old Style"/>
                <w:color w:val="000000"/>
                <w:sz w:val="20"/>
                <w:lang w:val="en-US"/>
              </w:rPr>
              <w:t>Technology not in use</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1.7.7</w:t>
            </w:r>
          </w:p>
        </w:tc>
        <w:tc>
          <w:tcPr>
            <w:tcW w:w="637"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OTG-INPVAL-007</w:t>
            </w:r>
          </w:p>
        </w:tc>
        <w:tc>
          <w:tcPr>
            <w:tcW w:w="1199"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ORM Injection</w:t>
            </w:r>
          </w:p>
        </w:tc>
        <w:tc>
          <w:tcPr>
            <w:tcW w:w="396"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8D6EFB">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8D6EFB">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vulnerable</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1.7.8</w:t>
            </w:r>
          </w:p>
        </w:tc>
        <w:tc>
          <w:tcPr>
            <w:tcW w:w="637"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OTG-INPVAL-008</w:t>
            </w:r>
          </w:p>
        </w:tc>
        <w:tc>
          <w:tcPr>
            <w:tcW w:w="1199"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XML Injection</w:t>
            </w:r>
          </w:p>
        </w:tc>
        <w:tc>
          <w:tcPr>
            <w:tcW w:w="396"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NA</w:t>
            </w:r>
          </w:p>
        </w:tc>
        <w:tc>
          <w:tcPr>
            <w:tcW w:w="2290"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 XML pages used.</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1.7.9</w:t>
            </w:r>
          </w:p>
        </w:tc>
        <w:tc>
          <w:tcPr>
            <w:tcW w:w="637"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OTG-INPVAL-009</w:t>
            </w:r>
          </w:p>
        </w:tc>
        <w:tc>
          <w:tcPr>
            <w:tcW w:w="1199"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SSI Injection</w:t>
            </w:r>
          </w:p>
        </w:tc>
        <w:tc>
          <w:tcPr>
            <w:tcW w:w="396"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NA</w:t>
            </w:r>
          </w:p>
        </w:tc>
        <w:tc>
          <w:tcPr>
            <w:tcW w:w="2290"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362134">
            <w:pPr>
              <w:rPr>
                <w:rFonts w:ascii="Bookman Old Style" w:hAnsi="Bookman Old Style"/>
                <w:color w:val="000000"/>
                <w:sz w:val="20"/>
                <w:lang w:val="en-US"/>
              </w:rPr>
            </w:pPr>
            <w:r>
              <w:rPr>
                <w:rFonts w:ascii="Bookman Old Style" w:hAnsi="Bookman Old Style"/>
                <w:color w:val="000000"/>
                <w:sz w:val="20"/>
                <w:lang w:val="en-US"/>
              </w:rPr>
              <w:t>No .SHTML pages found</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1.7.10</w:t>
            </w:r>
          </w:p>
        </w:tc>
        <w:tc>
          <w:tcPr>
            <w:tcW w:w="637"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OTG-INPVAL-010</w:t>
            </w:r>
          </w:p>
        </w:tc>
        <w:tc>
          <w:tcPr>
            <w:tcW w:w="1199"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 xml:space="preserve">Testing for </w:t>
            </w:r>
            <w:proofErr w:type="spellStart"/>
            <w:r w:rsidRPr="00FE374F">
              <w:rPr>
                <w:rFonts w:ascii="Bookman Old Style" w:hAnsi="Bookman Old Style"/>
                <w:color w:val="252525"/>
                <w:sz w:val="20"/>
                <w:lang w:val="en-US"/>
              </w:rPr>
              <w:t>XPath</w:t>
            </w:r>
            <w:proofErr w:type="spellEnd"/>
            <w:r w:rsidRPr="00FE374F">
              <w:rPr>
                <w:rFonts w:ascii="Bookman Old Style" w:hAnsi="Bookman Old Style"/>
                <w:color w:val="252525"/>
                <w:sz w:val="20"/>
                <w:lang w:val="en-US"/>
              </w:rPr>
              <w:t xml:space="preserve"> Injection</w:t>
            </w:r>
          </w:p>
        </w:tc>
        <w:tc>
          <w:tcPr>
            <w:tcW w:w="396"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NA</w:t>
            </w:r>
          </w:p>
        </w:tc>
        <w:tc>
          <w:tcPr>
            <w:tcW w:w="2290"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362134">
            <w:pPr>
              <w:rPr>
                <w:rFonts w:ascii="Bookman Old Style" w:hAnsi="Bookman Old Style"/>
                <w:color w:val="000000"/>
                <w:sz w:val="20"/>
                <w:lang w:val="en-US"/>
              </w:rPr>
            </w:pPr>
            <w:r>
              <w:rPr>
                <w:rFonts w:ascii="Bookman Old Style" w:hAnsi="Bookman Old Style"/>
                <w:color w:val="000000"/>
                <w:sz w:val="20"/>
                <w:lang w:val="en-US"/>
              </w:rPr>
              <w:t>No XML pages used.</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1.7.11</w:t>
            </w:r>
          </w:p>
        </w:tc>
        <w:tc>
          <w:tcPr>
            <w:tcW w:w="637"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OTG-INPVAL-011</w:t>
            </w:r>
          </w:p>
        </w:tc>
        <w:tc>
          <w:tcPr>
            <w:tcW w:w="1199"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IMAP/SMTP Injection</w:t>
            </w:r>
          </w:p>
        </w:tc>
        <w:tc>
          <w:tcPr>
            <w:tcW w:w="396"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8D6EFB">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NA</w:t>
            </w:r>
          </w:p>
        </w:tc>
        <w:tc>
          <w:tcPr>
            <w:tcW w:w="2290"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8D6EFB">
            <w:pPr>
              <w:rPr>
                <w:rFonts w:ascii="Bookman Old Style" w:hAnsi="Bookman Old Style"/>
                <w:color w:val="000000"/>
                <w:sz w:val="20"/>
                <w:lang w:val="en-US"/>
              </w:rPr>
            </w:pPr>
            <w:r>
              <w:rPr>
                <w:rFonts w:ascii="Bookman Old Style" w:hAnsi="Bookman Old Style"/>
                <w:color w:val="000000"/>
                <w:sz w:val="20"/>
                <w:lang w:val="en-US"/>
              </w:rPr>
              <w:t>Technology not in use</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1.7.12</w:t>
            </w:r>
          </w:p>
        </w:tc>
        <w:tc>
          <w:tcPr>
            <w:tcW w:w="637"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OTG-INPVAL-012</w:t>
            </w:r>
          </w:p>
        </w:tc>
        <w:tc>
          <w:tcPr>
            <w:tcW w:w="1199"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Code Injection</w:t>
            </w:r>
          </w:p>
        </w:tc>
        <w:tc>
          <w:tcPr>
            <w:tcW w:w="396"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vulnerable</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1.7.12.1</w:t>
            </w:r>
          </w:p>
        </w:tc>
        <w:tc>
          <w:tcPr>
            <w:tcW w:w="637"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199"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Local File Inclusion</w:t>
            </w:r>
          </w:p>
        </w:tc>
        <w:tc>
          <w:tcPr>
            <w:tcW w:w="396"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vulnerable</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lastRenderedPageBreak/>
              <w:t>1.7.12.2</w:t>
            </w:r>
          </w:p>
        </w:tc>
        <w:tc>
          <w:tcPr>
            <w:tcW w:w="637"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199"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Remote File Inclusion</w:t>
            </w:r>
          </w:p>
        </w:tc>
        <w:tc>
          <w:tcPr>
            <w:tcW w:w="396"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vulnerable</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1.7.13</w:t>
            </w:r>
          </w:p>
        </w:tc>
        <w:tc>
          <w:tcPr>
            <w:tcW w:w="637"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OTG-INPVAL-013</w:t>
            </w:r>
          </w:p>
        </w:tc>
        <w:tc>
          <w:tcPr>
            <w:tcW w:w="1199"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Command Injection</w:t>
            </w:r>
          </w:p>
        </w:tc>
        <w:tc>
          <w:tcPr>
            <w:tcW w:w="396"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vulnerable</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1.7.14</w:t>
            </w:r>
          </w:p>
        </w:tc>
        <w:tc>
          <w:tcPr>
            <w:tcW w:w="637"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OTG-INPVAL-014</w:t>
            </w:r>
          </w:p>
        </w:tc>
        <w:tc>
          <w:tcPr>
            <w:tcW w:w="1199"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Buffer overflow</w:t>
            </w:r>
          </w:p>
        </w:tc>
        <w:tc>
          <w:tcPr>
            <w:tcW w:w="396"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vulnerable</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1.7.14.1</w:t>
            </w:r>
          </w:p>
        </w:tc>
        <w:tc>
          <w:tcPr>
            <w:tcW w:w="637"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199"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Heap overflow</w:t>
            </w:r>
          </w:p>
        </w:tc>
        <w:tc>
          <w:tcPr>
            <w:tcW w:w="396"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vulnerable</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1.7.14.2</w:t>
            </w:r>
          </w:p>
        </w:tc>
        <w:tc>
          <w:tcPr>
            <w:tcW w:w="637"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199"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Stack overflow</w:t>
            </w:r>
          </w:p>
        </w:tc>
        <w:tc>
          <w:tcPr>
            <w:tcW w:w="396"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vulnerable</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1.7.14.3</w:t>
            </w:r>
          </w:p>
        </w:tc>
        <w:tc>
          <w:tcPr>
            <w:tcW w:w="637"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199"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Format string</w:t>
            </w:r>
          </w:p>
        </w:tc>
        <w:tc>
          <w:tcPr>
            <w:tcW w:w="396"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vulnerable</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1.7.15</w:t>
            </w:r>
          </w:p>
        </w:tc>
        <w:tc>
          <w:tcPr>
            <w:tcW w:w="637"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OTG-INPVAL-015</w:t>
            </w:r>
          </w:p>
        </w:tc>
        <w:tc>
          <w:tcPr>
            <w:tcW w:w="1199"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incubated vulnerabilities</w:t>
            </w:r>
          </w:p>
        </w:tc>
        <w:tc>
          <w:tcPr>
            <w:tcW w:w="396"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w:t>
            </w:r>
          </w:p>
        </w:tc>
        <w:tc>
          <w:tcPr>
            <w:tcW w:w="2290"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362134">
            <w:pPr>
              <w:rPr>
                <w:rFonts w:ascii="Bookman Old Style" w:hAnsi="Bookman Old Style"/>
                <w:color w:val="000000"/>
                <w:sz w:val="20"/>
                <w:lang w:val="en-US"/>
              </w:rPr>
            </w:pPr>
            <w:r>
              <w:rPr>
                <w:rFonts w:ascii="Bookman Old Style" w:hAnsi="Bookman Old Style"/>
                <w:color w:val="000000"/>
                <w:sz w:val="20"/>
                <w:lang w:val="en-US"/>
              </w:rPr>
              <w:t>Tested. Observation reported</w:t>
            </w:r>
            <w:r w:rsidR="000C0EC4">
              <w:rPr>
                <w:rFonts w:ascii="Bookman Old Style" w:hAnsi="Bookman Old Style"/>
                <w:color w:val="000000"/>
                <w:sz w:val="20"/>
                <w:lang w:val="en-US"/>
              </w:rPr>
              <w:t xml:space="preserve"> as multiple vulnerabilities</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1.7.16</w:t>
            </w:r>
          </w:p>
        </w:tc>
        <w:tc>
          <w:tcPr>
            <w:tcW w:w="637"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OTG-INPVAL-016</w:t>
            </w:r>
          </w:p>
        </w:tc>
        <w:tc>
          <w:tcPr>
            <w:tcW w:w="1199"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HTTP Splitting/Smuggling</w:t>
            </w:r>
          </w:p>
        </w:tc>
        <w:tc>
          <w:tcPr>
            <w:tcW w:w="396"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vulnerable</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1.8</w:t>
            </w:r>
          </w:p>
        </w:tc>
        <w:tc>
          <w:tcPr>
            <w:tcW w:w="4522" w:type="pct"/>
            <w:gridSpan w:val="4"/>
            <w:tcBorders>
              <w:top w:val="single" w:sz="4" w:space="0" w:color="auto"/>
              <w:left w:val="nil"/>
              <w:bottom w:val="single" w:sz="4" w:space="0" w:color="auto"/>
              <w:right w:val="single" w:sz="4" w:space="0" w:color="000000"/>
            </w:tcBorders>
            <w:shd w:val="clear" w:color="000000" w:fill="FFFFFF"/>
            <w:hideMark/>
          </w:tcPr>
          <w:p w:rsidR="00073041" w:rsidRPr="00FE374F" w:rsidRDefault="00073041" w:rsidP="00362134">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Error Handling</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1.8.1</w:t>
            </w:r>
          </w:p>
        </w:tc>
        <w:tc>
          <w:tcPr>
            <w:tcW w:w="637"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OTG-ERR-001</w:t>
            </w:r>
          </w:p>
        </w:tc>
        <w:tc>
          <w:tcPr>
            <w:tcW w:w="1199"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Analysis of Error Codes</w:t>
            </w:r>
          </w:p>
        </w:tc>
        <w:tc>
          <w:tcPr>
            <w:tcW w:w="396"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w:t>
            </w:r>
          </w:p>
        </w:tc>
        <w:tc>
          <w:tcPr>
            <w:tcW w:w="2290"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Pr>
                <w:rFonts w:ascii="Bookman Old Style" w:hAnsi="Bookman Old Style"/>
                <w:color w:val="000000"/>
                <w:sz w:val="20"/>
                <w:lang w:val="en-US"/>
              </w:rPr>
              <w:t>Tested. Observation reported</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1.8.2</w:t>
            </w:r>
          </w:p>
        </w:tc>
        <w:tc>
          <w:tcPr>
            <w:tcW w:w="637"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OTG-ERR-002</w:t>
            </w:r>
          </w:p>
        </w:tc>
        <w:tc>
          <w:tcPr>
            <w:tcW w:w="1199"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Analysis of Stack Traces</w:t>
            </w:r>
          </w:p>
        </w:tc>
        <w:tc>
          <w:tcPr>
            <w:tcW w:w="396"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w:t>
            </w:r>
          </w:p>
        </w:tc>
        <w:tc>
          <w:tcPr>
            <w:tcW w:w="2290"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Pr>
                <w:rFonts w:ascii="Bookman Old Style" w:hAnsi="Bookman Old Style"/>
                <w:color w:val="000000"/>
                <w:sz w:val="20"/>
                <w:lang w:val="en-US"/>
              </w:rPr>
              <w:t>Tested. Observation reported</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1.9</w:t>
            </w:r>
          </w:p>
        </w:tc>
        <w:tc>
          <w:tcPr>
            <w:tcW w:w="4522" w:type="pct"/>
            <w:gridSpan w:val="4"/>
            <w:tcBorders>
              <w:top w:val="single" w:sz="4" w:space="0" w:color="auto"/>
              <w:left w:val="nil"/>
              <w:bottom w:val="single" w:sz="4" w:space="0" w:color="auto"/>
              <w:right w:val="single" w:sz="4" w:space="0" w:color="000000"/>
            </w:tcBorders>
            <w:shd w:val="clear" w:color="000000" w:fill="FFFFFF"/>
            <w:hideMark/>
          </w:tcPr>
          <w:p w:rsidR="00073041" w:rsidRPr="00FE374F" w:rsidRDefault="00073041" w:rsidP="00362134">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Cryptography</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1.9.1</w:t>
            </w:r>
          </w:p>
        </w:tc>
        <w:tc>
          <w:tcPr>
            <w:tcW w:w="637"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OTG-CRYPST-001</w:t>
            </w:r>
          </w:p>
        </w:tc>
        <w:tc>
          <w:tcPr>
            <w:tcW w:w="1199"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Weak SSL/TSL Ciphers, Insufficient Transport Layer Protection</w:t>
            </w:r>
          </w:p>
        </w:tc>
        <w:tc>
          <w:tcPr>
            <w:tcW w:w="396"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w:t>
            </w:r>
          </w:p>
        </w:tc>
        <w:tc>
          <w:tcPr>
            <w:tcW w:w="2290"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Server Using RC4 weak cipher suites</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1.9.2</w:t>
            </w:r>
          </w:p>
        </w:tc>
        <w:tc>
          <w:tcPr>
            <w:tcW w:w="637"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OTG-CRYPST-002</w:t>
            </w:r>
          </w:p>
        </w:tc>
        <w:tc>
          <w:tcPr>
            <w:tcW w:w="1199"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Padding Oracle</w:t>
            </w:r>
          </w:p>
        </w:tc>
        <w:tc>
          <w:tcPr>
            <w:tcW w:w="396"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362134">
            <w:pP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1.9.3</w:t>
            </w:r>
          </w:p>
        </w:tc>
        <w:tc>
          <w:tcPr>
            <w:tcW w:w="637"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OTG-CRYPST-003</w:t>
            </w:r>
          </w:p>
        </w:tc>
        <w:tc>
          <w:tcPr>
            <w:tcW w:w="1199"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Sensitive information sent via unencrypted channels</w:t>
            </w:r>
          </w:p>
        </w:tc>
        <w:tc>
          <w:tcPr>
            <w:tcW w:w="396"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Application using HTTPS</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1.1</w:t>
            </w:r>
          </w:p>
        </w:tc>
        <w:tc>
          <w:tcPr>
            <w:tcW w:w="4522" w:type="pct"/>
            <w:gridSpan w:val="4"/>
            <w:tcBorders>
              <w:top w:val="single" w:sz="4" w:space="0" w:color="auto"/>
              <w:left w:val="nil"/>
              <w:bottom w:val="single" w:sz="4" w:space="0" w:color="auto"/>
              <w:right w:val="single" w:sz="4" w:space="0" w:color="000000"/>
            </w:tcBorders>
            <w:shd w:val="clear" w:color="000000" w:fill="FFFFFF"/>
            <w:hideMark/>
          </w:tcPr>
          <w:p w:rsidR="00073041" w:rsidRPr="00FE374F" w:rsidRDefault="00073041" w:rsidP="00362134">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Business Logic Testing</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1.10.1</w:t>
            </w:r>
          </w:p>
        </w:tc>
        <w:tc>
          <w:tcPr>
            <w:tcW w:w="637"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OTG-BUSLOGIC-001</w:t>
            </w:r>
          </w:p>
        </w:tc>
        <w:tc>
          <w:tcPr>
            <w:tcW w:w="1199"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Test Business Logic Data Validation</w:t>
            </w:r>
          </w:p>
        </w:tc>
        <w:tc>
          <w:tcPr>
            <w:tcW w:w="396"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vulnerable</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1.10.2</w:t>
            </w:r>
          </w:p>
        </w:tc>
        <w:tc>
          <w:tcPr>
            <w:tcW w:w="637"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OTG-BUSLOGIC-002</w:t>
            </w:r>
          </w:p>
        </w:tc>
        <w:tc>
          <w:tcPr>
            <w:tcW w:w="1199"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Test Ability to Forge Requests</w:t>
            </w:r>
          </w:p>
        </w:tc>
        <w:tc>
          <w:tcPr>
            <w:tcW w:w="396"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vulnerable</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1.10.3</w:t>
            </w:r>
          </w:p>
        </w:tc>
        <w:tc>
          <w:tcPr>
            <w:tcW w:w="637"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OTG-BUSLOGIC-003</w:t>
            </w:r>
          </w:p>
        </w:tc>
        <w:tc>
          <w:tcPr>
            <w:tcW w:w="1199"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Test Integrity Checks</w:t>
            </w:r>
          </w:p>
        </w:tc>
        <w:tc>
          <w:tcPr>
            <w:tcW w:w="396"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NA</w:t>
            </w:r>
          </w:p>
        </w:tc>
        <w:tc>
          <w:tcPr>
            <w:tcW w:w="2290"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applicable</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1.10.4</w:t>
            </w:r>
          </w:p>
        </w:tc>
        <w:tc>
          <w:tcPr>
            <w:tcW w:w="637"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OTG-BUSLOGIC-004</w:t>
            </w:r>
          </w:p>
        </w:tc>
        <w:tc>
          <w:tcPr>
            <w:tcW w:w="1199"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Test for Process Timing</w:t>
            </w:r>
          </w:p>
        </w:tc>
        <w:tc>
          <w:tcPr>
            <w:tcW w:w="396"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NA</w:t>
            </w:r>
          </w:p>
        </w:tc>
        <w:tc>
          <w:tcPr>
            <w:tcW w:w="2290"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applicable</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1.10.5</w:t>
            </w:r>
          </w:p>
        </w:tc>
        <w:tc>
          <w:tcPr>
            <w:tcW w:w="637"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OTG-BUSLOGIC-005</w:t>
            </w:r>
          </w:p>
        </w:tc>
        <w:tc>
          <w:tcPr>
            <w:tcW w:w="1199"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Test Number of Times a Function Can be Used Limits</w:t>
            </w:r>
          </w:p>
        </w:tc>
        <w:tc>
          <w:tcPr>
            <w:tcW w:w="396"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NA</w:t>
            </w:r>
          </w:p>
        </w:tc>
        <w:tc>
          <w:tcPr>
            <w:tcW w:w="2290"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applicable</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lastRenderedPageBreak/>
              <w:t>1.10.6</w:t>
            </w:r>
          </w:p>
        </w:tc>
        <w:tc>
          <w:tcPr>
            <w:tcW w:w="637"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OTG-BUSLOGIC-006</w:t>
            </w:r>
          </w:p>
        </w:tc>
        <w:tc>
          <w:tcPr>
            <w:tcW w:w="1199"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the Circumvention of Work Flows</w:t>
            </w:r>
          </w:p>
        </w:tc>
        <w:tc>
          <w:tcPr>
            <w:tcW w:w="396"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NA</w:t>
            </w:r>
          </w:p>
        </w:tc>
        <w:tc>
          <w:tcPr>
            <w:tcW w:w="2290"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applicable</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1.10.7</w:t>
            </w:r>
          </w:p>
        </w:tc>
        <w:tc>
          <w:tcPr>
            <w:tcW w:w="637"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OTG-BUSLOGIC-007</w:t>
            </w:r>
          </w:p>
        </w:tc>
        <w:tc>
          <w:tcPr>
            <w:tcW w:w="1199"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 xml:space="preserve">Test Defenses Against Application </w:t>
            </w:r>
            <w:proofErr w:type="spellStart"/>
            <w:r w:rsidRPr="00FE374F">
              <w:rPr>
                <w:rFonts w:ascii="Bookman Old Style" w:hAnsi="Bookman Old Style"/>
                <w:color w:val="252525"/>
                <w:sz w:val="20"/>
                <w:lang w:val="en-US"/>
              </w:rPr>
              <w:t>Mis</w:t>
            </w:r>
            <w:proofErr w:type="spellEnd"/>
            <w:r w:rsidRPr="00FE374F">
              <w:rPr>
                <w:rFonts w:ascii="Bookman Old Style" w:hAnsi="Bookman Old Style"/>
                <w:color w:val="252525"/>
                <w:sz w:val="20"/>
                <w:lang w:val="en-US"/>
              </w:rPr>
              <w:t>-use</w:t>
            </w:r>
          </w:p>
        </w:tc>
        <w:tc>
          <w:tcPr>
            <w:tcW w:w="396"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NA</w:t>
            </w:r>
          </w:p>
        </w:tc>
        <w:tc>
          <w:tcPr>
            <w:tcW w:w="2290"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applicable</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1.10.8</w:t>
            </w:r>
          </w:p>
        </w:tc>
        <w:tc>
          <w:tcPr>
            <w:tcW w:w="637"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OTG-BUSLOGIC-008</w:t>
            </w:r>
          </w:p>
        </w:tc>
        <w:tc>
          <w:tcPr>
            <w:tcW w:w="1199"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Test Upload of Unexpected File Types</w:t>
            </w:r>
          </w:p>
        </w:tc>
        <w:tc>
          <w:tcPr>
            <w:tcW w:w="396"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w:t>
            </w:r>
          </w:p>
        </w:tc>
        <w:tc>
          <w:tcPr>
            <w:tcW w:w="2290"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362134">
            <w:pPr>
              <w:rPr>
                <w:rFonts w:ascii="Bookman Old Style" w:hAnsi="Bookman Old Style"/>
                <w:color w:val="000000"/>
                <w:sz w:val="20"/>
                <w:lang w:val="en-US"/>
              </w:rPr>
            </w:pPr>
            <w:r>
              <w:rPr>
                <w:rFonts w:ascii="Bookman Old Style" w:hAnsi="Bookman Old Style"/>
                <w:color w:val="000000"/>
                <w:sz w:val="20"/>
                <w:lang w:val="en-US"/>
              </w:rPr>
              <w:t>Tested. Observation reported</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1.10.9</w:t>
            </w:r>
          </w:p>
        </w:tc>
        <w:tc>
          <w:tcPr>
            <w:tcW w:w="637"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OTG-BUSLOGIC-009</w:t>
            </w:r>
          </w:p>
        </w:tc>
        <w:tc>
          <w:tcPr>
            <w:tcW w:w="1199"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Test Upload of Malicious Files</w:t>
            </w:r>
          </w:p>
        </w:tc>
        <w:tc>
          <w:tcPr>
            <w:tcW w:w="396"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w:t>
            </w:r>
          </w:p>
        </w:tc>
        <w:tc>
          <w:tcPr>
            <w:tcW w:w="2290"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Pr>
                <w:rFonts w:ascii="Bookman Old Style" w:hAnsi="Bookman Old Style"/>
                <w:color w:val="000000"/>
                <w:sz w:val="20"/>
                <w:lang w:val="en-US"/>
              </w:rPr>
              <w:t>Tested. Observation reported</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1.11</w:t>
            </w:r>
          </w:p>
        </w:tc>
        <w:tc>
          <w:tcPr>
            <w:tcW w:w="4522" w:type="pct"/>
            <w:gridSpan w:val="4"/>
            <w:tcBorders>
              <w:top w:val="single" w:sz="4" w:space="0" w:color="auto"/>
              <w:left w:val="nil"/>
              <w:bottom w:val="single" w:sz="4" w:space="0" w:color="auto"/>
              <w:right w:val="single" w:sz="4" w:space="0" w:color="000000"/>
            </w:tcBorders>
            <w:shd w:val="clear" w:color="000000" w:fill="FFFFFF"/>
            <w:hideMark/>
          </w:tcPr>
          <w:p w:rsidR="00073041" w:rsidRPr="00FE374F" w:rsidRDefault="00073041" w:rsidP="00362134">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Client Side Testing</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1.11.1</w:t>
            </w:r>
          </w:p>
        </w:tc>
        <w:tc>
          <w:tcPr>
            <w:tcW w:w="637"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OTG-CLIENT-001</w:t>
            </w:r>
          </w:p>
        </w:tc>
        <w:tc>
          <w:tcPr>
            <w:tcW w:w="1199"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DOM based Cross Site Scripting</w:t>
            </w:r>
          </w:p>
        </w:tc>
        <w:tc>
          <w:tcPr>
            <w:tcW w:w="396"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vulnerable</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1.11.2</w:t>
            </w:r>
          </w:p>
        </w:tc>
        <w:tc>
          <w:tcPr>
            <w:tcW w:w="637"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OTG-CLIENT-002</w:t>
            </w:r>
          </w:p>
        </w:tc>
        <w:tc>
          <w:tcPr>
            <w:tcW w:w="1199"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JavaScript Execution</w:t>
            </w:r>
          </w:p>
        </w:tc>
        <w:tc>
          <w:tcPr>
            <w:tcW w:w="396"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vulnerable</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1.11.3</w:t>
            </w:r>
          </w:p>
        </w:tc>
        <w:tc>
          <w:tcPr>
            <w:tcW w:w="637"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OTG-CLIENT-003</w:t>
            </w:r>
          </w:p>
        </w:tc>
        <w:tc>
          <w:tcPr>
            <w:tcW w:w="1199"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HTML Injection</w:t>
            </w:r>
          </w:p>
        </w:tc>
        <w:tc>
          <w:tcPr>
            <w:tcW w:w="396"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vulnerable</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1.11.4</w:t>
            </w:r>
          </w:p>
        </w:tc>
        <w:tc>
          <w:tcPr>
            <w:tcW w:w="637"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OTG-CLIENT-004</w:t>
            </w:r>
          </w:p>
        </w:tc>
        <w:tc>
          <w:tcPr>
            <w:tcW w:w="1199"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Client Side URL Redirect</w:t>
            </w:r>
          </w:p>
        </w:tc>
        <w:tc>
          <w:tcPr>
            <w:tcW w:w="396"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vulnerable</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1.11.5</w:t>
            </w:r>
          </w:p>
        </w:tc>
        <w:tc>
          <w:tcPr>
            <w:tcW w:w="637"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OTG-CLIENT-005</w:t>
            </w:r>
          </w:p>
        </w:tc>
        <w:tc>
          <w:tcPr>
            <w:tcW w:w="1199"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CSS Injection</w:t>
            </w:r>
          </w:p>
        </w:tc>
        <w:tc>
          <w:tcPr>
            <w:tcW w:w="396"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vulnerable</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1.11.6</w:t>
            </w:r>
          </w:p>
        </w:tc>
        <w:tc>
          <w:tcPr>
            <w:tcW w:w="637"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OTG-CLIENT-006</w:t>
            </w:r>
          </w:p>
        </w:tc>
        <w:tc>
          <w:tcPr>
            <w:tcW w:w="1199"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Client Side Resource Manipulation</w:t>
            </w:r>
          </w:p>
        </w:tc>
        <w:tc>
          <w:tcPr>
            <w:tcW w:w="396"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vulnerable</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1.11.7</w:t>
            </w:r>
          </w:p>
        </w:tc>
        <w:tc>
          <w:tcPr>
            <w:tcW w:w="637"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OTG-CLIENT-007</w:t>
            </w:r>
          </w:p>
        </w:tc>
        <w:tc>
          <w:tcPr>
            <w:tcW w:w="1199"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Test Cross Origin Resource Sharing</w:t>
            </w:r>
          </w:p>
        </w:tc>
        <w:tc>
          <w:tcPr>
            <w:tcW w:w="396"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Not vulnerable</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1.11.8</w:t>
            </w:r>
          </w:p>
        </w:tc>
        <w:tc>
          <w:tcPr>
            <w:tcW w:w="637"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OTG-CLIENT-008</w:t>
            </w:r>
          </w:p>
        </w:tc>
        <w:tc>
          <w:tcPr>
            <w:tcW w:w="1199"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Testing for Cross Site Flashing</w:t>
            </w:r>
          </w:p>
        </w:tc>
        <w:tc>
          <w:tcPr>
            <w:tcW w:w="396"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NA</w:t>
            </w:r>
          </w:p>
        </w:tc>
        <w:tc>
          <w:tcPr>
            <w:tcW w:w="2290"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362134">
            <w:pPr>
              <w:rPr>
                <w:rFonts w:ascii="Bookman Old Style" w:hAnsi="Bookman Old Style"/>
                <w:color w:val="000000"/>
                <w:sz w:val="20"/>
                <w:lang w:val="en-US"/>
              </w:rPr>
            </w:pPr>
            <w:r>
              <w:rPr>
                <w:rFonts w:ascii="Bookman Old Style" w:hAnsi="Bookman Old Style"/>
                <w:color w:val="000000"/>
                <w:sz w:val="20"/>
                <w:lang w:val="en-US"/>
              </w:rPr>
              <w:t>Not applicable. No flash content in the application</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1.11.9</w:t>
            </w:r>
          </w:p>
        </w:tc>
        <w:tc>
          <w:tcPr>
            <w:tcW w:w="637"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OTG-CLIENT-009</w:t>
            </w:r>
          </w:p>
        </w:tc>
        <w:tc>
          <w:tcPr>
            <w:tcW w:w="1199"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 xml:space="preserve">Testing for </w:t>
            </w:r>
            <w:proofErr w:type="spellStart"/>
            <w:r w:rsidRPr="00FE374F">
              <w:rPr>
                <w:rFonts w:ascii="Bookman Old Style" w:hAnsi="Bookman Old Style"/>
                <w:color w:val="252525"/>
                <w:sz w:val="20"/>
                <w:lang w:val="en-US"/>
              </w:rPr>
              <w:t>Clickjacking</w:t>
            </w:r>
            <w:proofErr w:type="spellEnd"/>
          </w:p>
        </w:tc>
        <w:tc>
          <w:tcPr>
            <w:tcW w:w="396"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No</w:t>
            </w:r>
          </w:p>
        </w:tc>
        <w:tc>
          <w:tcPr>
            <w:tcW w:w="2290"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07042A">
            <w:pPr>
              <w:rPr>
                <w:rFonts w:ascii="Bookman Old Style" w:hAnsi="Bookman Old Style"/>
                <w:color w:val="000000"/>
                <w:sz w:val="20"/>
                <w:lang w:val="en-US"/>
              </w:rPr>
            </w:pPr>
            <w:r>
              <w:rPr>
                <w:rFonts w:ascii="Bookman Old Style" w:hAnsi="Bookman Old Style"/>
                <w:color w:val="000000"/>
                <w:sz w:val="20"/>
                <w:lang w:val="en-US"/>
              </w:rPr>
              <w:t>Tested. Observation reported</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1.11.10</w:t>
            </w:r>
          </w:p>
        </w:tc>
        <w:tc>
          <w:tcPr>
            <w:tcW w:w="637"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OTG-CLIENT-010</w:t>
            </w:r>
          </w:p>
        </w:tc>
        <w:tc>
          <w:tcPr>
            <w:tcW w:w="1199"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 xml:space="preserve">Testing </w:t>
            </w:r>
            <w:proofErr w:type="spellStart"/>
            <w:r w:rsidRPr="00FE374F">
              <w:rPr>
                <w:rFonts w:ascii="Bookman Old Style" w:hAnsi="Bookman Old Style"/>
                <w:color w:val="252525"/>
                <w:sz w:val="20"/>
                <w:lang w:val="en-US"/>
              </w:rPr>
              <w:t>WebSockets</w:t>
            </w:r>
            <w:proofErr w:type="spellEnd"/>
          </w:p>
        </w:tc>
        <w:tc>
          <w:tcPr>
            <w:tcW w:w="396"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NA</w:t>
            </w:r>
          </w:p>
        </w:tc>
        <w:tc>
          <w:tcPr>
            <w:tcW w:w="2290"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362134">
            <w:pPr>
              <w:rPr>
                <w:rFonts w:ascii="Bookman Old Style" w:hAnsi="Bookman Old Style"/>
                <w:color w:val="000000"/>
                <w:sz w:val="20"/>
                <w:lang w:val="en-US"/>
              </w:rPr>
            </w:pPr>
            <w:r>
              <w:rPr>
                <w:rFonts w:ascii="Bookman Old Style" w:hAnsi="Bookman Old Style"/>
                <w:color w:val="000000"/>
                <w:sz w:val="20"/>
                <w:lang w:val="en-US"/>
              </w:rPr>
              <w:t>Technology not in use</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1.11.11</w:t>
            </w:r>
          </w:p>
        </w:tc>
        <w:tc>
          <w:tcPr>
            <w:tcW w:w="637"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OTG-CLIENT-011</w:t>
            </w:r>
          </w:p>
        </w:tc>
        <w:tc>
          <w:tcPr>
            <w:tcW w:w="1199"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Test Web Messaging</w:t>
            </w:r>
          </w:p>
        </w:tc>
        <w:tc>
          <w:tcPr>
            <w:tcW w:w="396"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sidRPr="00FE374F">
              <w:rPr>
                <w:rFonts w:ascii="Bookman Old Style" w:hAnsi="Bookman Old Style"/>
                <w:color w:val="000000"/>
                <w:sz w:val="20"/>
                <w:lang w:val="en-US"/>
              </w:rPr>
              <w:t> </w:t>
            </w:r>
            <w:r>
              <w:rPr>
                <w:rFonts w:ascii="Bookman Old Style" w:hAnsi="Bookman Old Style"/>
                <w:color w:val="000000"/>
                <w:sz w:val="20"/>
                <w:lang w:val="en-US"/>
              </w:rPr>
              <w:t>NA</w:t>
            </w:r>
          </w:p>
        </w:tc>
        <w:tc>
          <w:tcPr>
            <w:tcW w:w="2290"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B400BE">
            <w:pPr>
              <w:rPr>
                <w:rFonts w:ascii="Bookman Old Style" w:hAnsi="Bookman Old Style"/>
                <w:color w:val="000000"/>
                <w:sz w:val="20"/>
                <w:lang w:val="en-US"/>
              </w:rPr>
            </w:pPr>
            <w:r>
              <w:rPr>
                <w:rFonts w:ascii="Bookman Old Style" w:hAnsi="Bookman Old Style"/>
                <w:color w:val="000000"/>
                <w:sz w:val="20"/>
                <w:lang w:val="en-US"/>
              </w:rPr>
              <w:t>Technology not in use</w:t>
            </w:r>
          </w:p>
        </w:tc>
      </w:tr>
      <w:tr w:rsidR="00073041" w:rsidRPr="004830A4" w:rsidTr="00B400BE">
        <w:tc>
          <w:tcPr>
            <w:tcW w:w="478" w:type="pct"/>
            <w:tcBorders>
              <w:top w:val="nil"/>
              <w:left w:val="single" w:sz="4" w:space="0" w:color="auto"/>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1.11.12</w:t>
            </w:r>
          </w:p>
        </w:tc>
        <w:tc>
          <w:tcPr>
            <w:tcW w:w="637"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OTG-CLIENT-012</w:t>
            </w:r>
          </w:p>
        </w:tc>
        <w:tc>
          <w:tcPr>
            <w:tcW w:w="1199" w:type="pct"/>
            <w:tcBorders>
              <w:top w:val="nil"/>
              <w:left w:val="nil"/>
              <w:bottom w:val="single" w:sz="4" w:space="0" w:color="auto"/>
              <w:right w:val="single" w:sz="4" w:space="0" w:color="auto"/>
            </w:tcBorders>
            <w:shd w:val="clear" w:color="000000" w:fill="FFFFFF"/>
            <w:hideMark/>
          </w:tcPr>
          <w:p w:rsidR="00073041" w:rsidRPr="00FE374F" w:rsidRDefault="00073041" w:rsidP="00362134">
            <w:pPr>
              <w:rPr>
                <w:rFonts w:ascii="Bookman Old Style" w:hAnsi="Bookman Old Style"/>
                <w:color w:val="252525"/>
                <w:sz w:val="20"/>
                <w:lang w:val="en-US"/>
              </w:rPr>
            </w:pPr>
            <w:r w:rsidRPr="00FE374F">
              <w:rPr>
                <w:rFonts w:ascii="Bookman Old Style" w:hAnsi="Bookman Old Style"/>
                <w:color w:val="252525"/>
                <w:sz w:val="20"/>
                <w:lang w:val="en-US"/>
              </w:rPr>
              <w:t>Test Local Storage</w:t>
            </w:r>
          </w:p>
        </w:tc>
        <w:tc>
          <w:tcPr>
            <w:tcW w:w="396" w:type="pct"/>
            <w:tcBorders>
              <w:top w:val="nil"/>
              <w:left w:val="nil"/>
              <w:bottom w:val="single" w:sz="4" w:space="0" w:color="auto"/>
              <w:right w:val="single" w:sz="4" w:space="0" w:color="auto"/>
            </w:tcBorders>
            <w:shd w:val="clear" w:color="auto" w:fill="auto"/>
            <w:noWrap/>
            <w:vAlign w:val="bottom"/>
            <w:hideMark/>
          </w:tcPr>
          <w:p w:rsidR="00073041" w:rsidRPr="00FE374F" w:rsidRDefault="00073041" w:rsidP="00362134">
            <w:pPr>
              <w:rPr>
                <w:rFonts w:ascii="Bookman Old Style" w:hAnsi="Bookman Old Style"/>
                <w:color w:val="000000"/>
                <w:sz w:val="20"/>
                <w:lang w:val="en-US"/>
              </w:rPr>
            </w:pPr>
            <w:r w:rsidRPr="00FE374F">
              <w:rPr>
                <w:rFonts w:ascii="Bookman Old Style" w:hAnsi="Bookman Old Style"/>
                <w:color w:val="000000"/>
                <w:sz w:val="20"/>
                <w:lang w:val="en-US"/>
              </w:rPr>
              <w:t> </w:t>
            </w:r>
            <w:r w:rsidR="00A15C5E">
              <w:rPr>
                <w:rFonts w:ascii="Bookman Old Style" w:hAnsi="Bookman Old Style"/>
                <w:color w:val="000000"/>
                <w:sz w:val="20"/>
                <w:lang w:val="en-US"/>
              </w:rPr>
              <w:t>Yes</w:t>
            </w:r>
          </w:p>
        </w:tc>
        <w:tc>
          <w:tcPr>
            <w:tcW w:w="2290" w:type="pct"/>
            <w:tcBorders>
              <w:top w:val="nil"/>
              <w:left w:val="nil"/>
              <w:bottom w:val="single" w:sz="4" w:space="0" w:color="auto"/>
              <w:right w:val="single" w:sz="4" w:space="0" w:color="auto"/>
            </w:tcBorders>
            <w:shd w:val="clear" w:color="auto" w:fill="auto"/>
            <w:noWrap/>
            <w:vAlign w:val="bottom"/>
            <w:hideMark/>
          </w:tcPr>
          <w:p w:rsidR="00A15C5E" w:rsidRDefault="00073041" w:rsidP="00A15C5E">
            <w:pPr>
              <w:rPr>
                <w:rFonts w:ascii="Bookman Old Style" w:hAnsi="Bookman Old Style"/>
                <w:color w:val="000000"/>
                <w:sz w:val="20"/>
                <w:lang w:val="en-US"/>
              </w:rPr>
            </w:pPr>
            <w:r w:rsidRPr="00FE374F">
              <w:rPr>
                <w:rFonts w:ascii="Bookman Old Style" w:hAnsi="Bookman Old Style"/>
                <w:color w:val="000000"/>
                <w:sz w:val="20"/>
                <w:lang w:val="en-US"/>
              </w:rPr>
              <w:t> </w:t>
            </w:r>
            <w:r w:rsidR="00A15C5E" w:rsidRPr="00C24A61">
              <w:rPr>
                <w:rFonts w:ascii="Bookman Old Style" w:hAnsi="Bookman Old Style"/>
                <w:color w:val="000000"/>
                <w:sz w:val="20"/>
                <w:lang w:val="en-US"/>
              </w:rPr>
              <w:t>Cache-Control: private</w:t>
            </w:r>
          </w:p>
          <w:p w:rsidR="00A15C5E" w:rsidRPr="00BC24A6" w:rsidRDefault="00A15C5E" w:rsidP="00A15C5E">
            <w:pPr>
              <w:rPr>
                <w:rFonts w:ascii="Bookman Old Style" w:hAnsi="Bookman Old Style"/>
                <w:color w:val="000000"/>
                <w:sz w:val="20"/>
                <w:lang w:val="en-US"/>
              </w:rPr>
            </w:pPr>
            <w:r w:rsidRPr="00BC24A6">
              <w:rPr>
                <w:rFonts w:ascii="Bookman Old Style" w:hAnsi="Bookman Old Style"/>
                <w:color w:val="000000"/>
                <w:sz w:val="20"/>
                <w:lang w:val="en-US"/>
              </w:rPr>
              <w:t>Cache-Control: no-cache</w:t>
            </w:r>
          </w:p>
          <w:p w:rsidR="00073041" w:rsidRPr="00FE374F" w:rsidRDefault="00A15C5E" w:rsidP="00A15C5E">
            <w:pPr>
              <w:rPr>
                <w:rFonts w:ascii="Bookman Old Style" w:hAnsi="Bookman Old Style"/>
                <w:color w:val="000000"/>
                <w:sz w:val="20"/>
                <w:lang w:val="en-US"/>
              </w:rPr>
            </w:pPr>
            <w:proofErr w:type="spellStart"/>
            <w:r w:rsidRPr="00BC24A6">
              <w:rPr>
                <w:rFonts w:ascii="Bookman Old Style" w:hAnsi="Bookman Old Style"/>
                <w:color w:val="000000"/>
                <w:sz w:val="20"/>
                <w:lang w:val="en-US"/>
              </w:rPr>
              <w:t>Pragma</w:t>
            </w:r>
            <w:proofErr w:type="spellEnd"/>
            <w:r w:rsidRPr="00BC24A6">
              <w:rPr>
                <w:rFonts w:ascii="Bookman Old Style" w:hAnsi="Bookman Old Style"/>
                <w:color w:val="000000"/>
                <w:sz w:val="20"/>
                <w:lang w:val="en-US"/>
              </w:rPr>
              <w:t>: no-cache</w:t>
            </w:r>
          </w:p>
        </w:tc>
      </w:tr>
    </w:tbl>
    <w:p w:rsidR="00362134" w:rsidRPr="004830A4" w:rsidRDefault="00362134" w:rsidP="00362134">
      <w:pPr>
        <w:rPr>
          <w:rFonts w:ascii="Bookman Old Style" w:hAnsi="Bookman Old Style"/>
        </w:rPr>
      </w:pPr>
    </w:p>
    <w:bookmarkEnd w:id="3"/>
    <w:bookmarkEnd w:id="4"/>
    <w:bookmarkEnd w:id="5"/>
    <w:bookmarkEnd w:id="6"/>
    <w:bookmarkEnd w:id="7"/>
    <w:bookmarkEnd w:id="8"/>
    <w:bookmarkEnd w:id="9"/>
    <w:bookmarkEnd w:id="10"/>
    <w:bookmarkEnd w:id="11"/>
    <w:bookmarkEnd w:id="12"/>
    <w:p w:rsidR="002A0776" w:rsidRPr="004830A4" w:rsidRDefault="002A0776" w:rsidP="00362134">
      <w:pPr>
        <w:rPr>
          <w:rFonts w:ascii="Bookman Old Style" w:hAnsi="Bookman Old Style"/>
        </w:rPr>
      </w:pPr>
    </w:p>
    <w:p w:rsidR="00362134" w:rsidRPr="004830A4" w:rsidRDefault="00362134" w:rsidP="00362134">
      <w:pPr>
        <w:rPr>
          <w:rFonts w:ascii="Bookman Old Style" w:hAnsi="Bookman Old Style"/>
        </w:rPr>
      </w:pPr>
    </w:p>
    <w:p w:rsidR="00362134" w:rsidRPr="004830A4" w:rsidRDefault="00362134" w:rsidP="00362134">
      <w:pPr>
        <w:rPr>
          <w:rFonts w:ascii="Bookman Old Style" w:hAnsi="Bookman Old Style"/>
        </w:rPr>
      </w:pPr>
    </w:p>
    <w:p w:rsidR="00362134" w:rsidRPr="004830A4" w:rsidRDefault="00362134" w:rsidP="00362134">
      <w:pPr>
        <w:rPr>
          <w:rFonts w:ascii="Bookman Old Style" w:hAnsi="Bookman Old Style"/>
        </w:rPr>
      </w:pPr>
    </w:p>
    <w:p w:rsidR="00362134" w:rsidRPr="004005F7" w:rsidRDefault="00B31E3E" w:rsidP="00D74884">
      <w:pPr>
        <w:pStyle w:val="Heading2"/>
        <w:numPr>
          <w:ilvl w:val="1"/>
          <w:numId w:val="15"/>
        </w:numPr>
        <w:spacing w:before="0"/>
        <w:ind w:left="426" w:hanging="426"/>
        <w:rPr>
          <w:rFonts w:ascii="Bookman Old Style" w:hAnsi="Bookman Old Style"/>
          <w:sz w:val="32"/>
          <w:szCs w:val="32"/>
        </w:rPr>
      </w:pPr>
      <w:bookmarkStart w:id="42" w:name="_Toc528001024"/>
      <w:r w:rsidRPr="004005F7">
        <w:rPr>
          <w:rFonts w:ascii="Bookman Old Style" w:hAnsi="Bookman Old Style"/>
          <w:sz w:val="32"/>
          <w:szCs w:val="32"/>
        </w:rPr>
        <w:lastRenderedPageBreak/>
        <w:t xml:space="preserve">Network </w:t>
      </w:r>
      <w:r w:rsidR="00666BA8" w:rsidRPr="004005F7">
        <w:rPr>
          <w:rFonts w:ascii="Bookman Old Style" w:hAnsi="Bookman Old Style"/>
          <w:sz w:val="32"/>
          <w:szCs w:val="32"/>
        </w:rPr>
        <w:t>Reconnaissance</w:t>
      </w:r>
      <w:bookmarkEnd w:id="42"/>
    </w:p>
    <w:p w:rsidR="00362134" w:rsidRPr="004830A4" w:rsidRDefault="00362134" w:rsidP="00362134">
      <w:pPr>
        <w:rPr>
          <w:rFonts w:ascii="Bookman Old Style" w:hAnsi="Bookman Old Style"/>
        </w:rPr>
      </w:pPr>
    </w:p>
    <w:p w:rsidR="00AF105F" w:rsidRPr="00AF105F" w:rsidRDefault="00AF105F" w:rsidP="00AF105F">
      <w:pPr>
        <w:rPr>
          <w:rFonts w:ascii="Bookman Old Style" w:hAnsi="Bookman Old Style"/>
        </w:rPr>
      </w:pPr>
      <w:r w:rsidRPr="00AF105F">
        <w:rPr>
          <w:rFonts w:ascii="Bookman Old Style" w:hAnsi="Bookman Old Style"/>
        </w:rPr>
        <w:t xml:space="preserve">PORT     </w:t>
      </w:r>
      <w:proofErr w:type="gramStart"/>
      <w:r w:rsidRPr="00AF105F">
        <w:rPr>
          <w:rFonts w:ascii="Bookman Old Style" w:hAnsi="Bookman Old Style"/>
        </w:rPr>
        <w:t>STATE  SERVICE</w:t>
      </w:r>
      <w:proofErr w:type="gramEnd"/>
      <w:r w:rsidRPr="00AF105F">
        <w:rPr>
          <w:rFonts w:ascii="Bookman Old Style" w:hAnsi="Bookman Old Style"/>
        </w:rPr>
        <w:t xml:space="preserve"> VERSION</w:t>
      </w:r>
    </w:p>
    <w:p w:rsidR="00AF105F" w:rsidRPr="00AF105F" w:rsidRDefault="00AF105F" w:rsidP="00AF105F">
      <w:pPr>
        <w:rPr>
          <w:rFonts w:ascii="Bookman Old Style" w:hAnsi="Bookman Old Style"/>
        </w:rPr>
      </w:pPr>
      <w:r w:rsidRPr="00AF105F">
        <w:rPr>
          <w:rFonts w:ascii="Bookman Old Style" w:hAnsi="Bookman Old Style"/>
        </w:rPr>
        <w:t>80/</w:t>
      </w:r>
      <w:proofErr w:type="spellStart"/>
      <w:r w:rsidRPr="00AF105F">
        <w:rPr>
          <w:rFonts w:ascii="Bookman Old Style" w:hAnsi="Bookman Old Style"/>
        </w:rPr>
        <w:t>tcp</w:t>
      </w:r>
      <w:proofErr w:type="spellEnd"/>
      <w:r w:rsidRPr="00AF105F">
        <w:rPr>
          <w:rFonts w:ascii="Bookman Old Style" w:hAnsi="Bookman Old Style"/>
        </w:rPr>
        <w:t xml:space="preserve">   open   http    Microsoft IIS </w:t>
      </w:r>
      <w:proofErr w:type="spellStart"/>
      <w:r w:rsidRPr="00AF105F">
        <w:rPr>
          <w:rFonts w:ascii="Bookman Old Style" w:hAnsi="Bookman Old Style"/>
        </w:rPr>
        <w:t>httpd</w:t>
      </w:r>
      <w:proofErr w:type="spellEnd"/>
      <w:r w:rsidRPr="00AF105F">
        <w:rPr>
          <w:rFonts w:ascii="Bookman Old Style" w:hAnsi="Bookman Old Style"/>
        </w:rPr>
        <w:t xml:space="preserve"> 8.5</w:t>
      </w:r>
    </w:p>
    <w:p w:rsidR="00AF105F" w:rsidRPr="00AF105F" w:rsidRDefault="00AF105F" w:rsidP="00AF105F">
      <w:pPr>
        <w:rPr>
          <w:rFonts w:ascii="Bookman Old Style" w:hAnsi="Bookman Old Style"/>
        </w:rPr>
      </w:pPr>
      <w:r w:rsidRPr="00AF105F">
        <w:rPr>
          <w:rFonts w:ascii="Bookman Old Style" w:hAnsi="Bookman Old Style"/>
        </w:rPr>
        <w:t>113/</w:t>
      </w:r>
      <w:proofErr w:type="spellStart"/>
      <w:proofErr w:type="gramStart"/>
      <w:r w:rsidRPr="00AF105F">
        <w:rPr>
          <w:rFonts w:ascii="Bookman Old Style" w:hAnsi="Bookman Old Style"/>
        </w:rPr>
        <w:t>tcp</w:t>
      </w:r>
      <w:proofErr w:type="spellEnd"/>
      <w:r w:rsidRPr="00AF105F">
        <w:rPr>
          <w:rFonts w:ascii="Bookman Old Style" w:hAnsi="Bookman Old Style"/>
        </w:rPr>
        <w:t xml:space="preserve">  closed</w:t>
      </w:r>
      <w:proofErr w:type="gramEnd"/>
      <w:r w:rsidRPr="00AF105F">
        <w:rPr>
          <w:rFonts w:ascii="Bookman Old Style" w:hAnsi="Bookman Old Style"/>
        </w:rPr>
        <w:t xml:space="preserve"> </w:t>
      </w:r>
      <w:proofErr w:type="spellStart"/>
      <w:r w:rsidRPr="00AF105F">
        <w:rPr>
          <w:rFonts w:ascii="Bookman Old Style" w:hAnsi="Bookman Old Style"/>
        </w:rPr>
        <w:t>ident</w:t>
      </w:r>
      <w:proofErr w:type="spellEnd"/>
    </w:p>
    <w:p w:rsidR="00AF105F" w:rsidRPr="00AF105F" w:rsidRDefault="00AF105F" w:rsidP="00AF105F">
      <w:pPr>
        <w:rPr>
          <w:rFonts w:ascii="Bookman Old Style" w:hAnsi="Bookman Old Style"/>
        </w:rPr>
      </w:pPr>
      <w:r w:rsidRPr="00AF105F">
        <w:rPr>
          <w:rFonts w:ascii="Bookman Old Style" w:hAnsi="Bookman Old Style"/>
        </w:rPr>
        <w:t>8008/</w:t>
      </w:r>
      <w:proofErr w:type="spellStart"/>
      <w:r w:rsidRPr="00AF105F">
        <w:rPr>
          <w:rFonts w:ascii="Bookman Old Style" w:hAnsi="Bookman Old Style"/>
        </w:rPr>
        <w:t>tcp</w:t>
      </w:r>
      <w:proofErr w:type="spellEnd"/>
      <w:r w:rsidRPr="00AF105F">
        <w:rPr>
          <w:rFonts w:ascii="Bookman Old Style" w:hAnsi="Bookman Old Style"/>
        </w:rPr>
        <w:t xml:space="preserve"> open   http    </w:t>
      </w:r>
      <w:proofErr w:type="spellStart"/>
      <w:r w:rsidRPr="00AF105F">
        <w:rPr>
          <w:rFonts w:ascii="Bookman Old Style" w:hAnsi="Bookman Old Style"/>
        </w:rPr>
        <w:t>Fortinet</w:t>
      </w:r>
      <w:proofErr w:type="spellEnd"/>
      <w:r w:rsidRPr="00AF105F">
        <w:rPr>
          <w:rFonts w:ascii="Bookman Old Style" w:hAnsi="Bookman Old Style"/>
        </w:rPr>
        <w:t xml:space="preserve"> </w:t>
      </w:r>
      <w:proofErr w:type="spellStart"/>
      <w:r w:rsidRPr="00AF105F">
        <w:rPr>
          <w:rFonts w:ascii="Bookman Old Style" w:hAnsi="Bookman Old Style"/>
        </w:rPr>
        <w:t>FortiGuard</w:t>
      </w:r>
      <w:proofErr w:type="spellEnd"/>
      <w:r w:rsidRPr="00AF105F">
        <w:rPr>
          <w:rFonts w:ascii="Bookman Old Style" w:hAnsi="Bookman Old Style"/>
        </w:rPr>
        <w:t xml:space="preserve"> block page</w:t>
      </w:r>
    </w:p>
    <w:p w:rsidR="00AF105F" w:rsidRPr="00AF105F" w:rsidRDefault="00AF105F" w:rsidP="00AF105F">
      <w:pPr>
        <w:rPr>
          <w:rFonts w:ascii="Bookman Old Style" w:hAnsi="Bookman Old Style"/>
        </w:rPr>
      </w:pPr>
      <w:r w:rsidRPr="00AF105F">
        <w:rPr>
          <w:rFonts w:ascii="Bookman Old Style" w:hAnsi="Bookman Old Style"/>
        </w:rPr>
        <w:t>8010/</w:t>
      </w:r>
      <w:proofErr w:type="spellStart"/>
      <w:r w:rsidRPr="00AF105F">
        <w:rPr>
          <w:rFonts w:ascii="Bookman Old Style" w:hAnsi="Bookman Old Style"/>
        </w:rPr>
        <w:t>tcp</w:t>
      </w:r>
      <w:proofErr w:type="spellEnd"/>
      <w:r w:rsidRPr="00AF105F">
        <w:rPr>
          <w:rFonts w:ascii="Bookman Old Style" w:hAnsi="Bookman Old Style"/>
        </w:rPr>
        <w:t xml:space="preserve"> closed </w:t>
      </w:r>
      <w:proofErr w:type="spellStart"/>
      <w:r w:rsidRPr="00AF105F">
        <w:rPr>
          <w:rFonts w:ascii="Bookman Old Style" w:hAnsi="Bookman Old Style"/>
        </w:rPr>
        <w:t>xmpp</w:t>
      </w:r>
      <w:proofErr w:type="spellEnd"/>
    </w:p>
    <w:p w:rsidR="00362134" w:rsidRPr="004830A4" w:rsidRDefault="00AF105F" w:rsidP="00AF105F">
      <w:pPr>
        <w:rPr>
          <w:rFonts w:ascii="Bookman Old Style" w:hAnsi="Bookman Old Style"/>
        </w:rPr>
      </w:pPr>
      <w:r w:rsidRPr="00AF105F">
        <w:rPr>
          <w:rFonts w:ascii="Bookman Old Style" w:hAnsi="Bookman Old Style"/>
        </w:rPr>
        <w:t xml:space="preserve">Service Info: OS: Windows; Device: security-misc; CPE: </w:t>
      </w:r>
      <w:proofErr w:type="spellStart"/>
      <w:r w:rsidRPr="00AF105F">
        <w:rPr>
          <w:rFonts w:ascii="Bookman Old Style" w:hAnsi="Bookman Old Style"/>
        </w:rPr>
        <w:t>cpe</w:t>
      </w:r>
      <w:proofErr w:type="spellEnd"/>
      <w:proofErr w:type="gramStart"/>
      <w:r w:rsidRPr="00AF105F">
        <w:rPr>
          <w:rFonts w:ascii="Bookman Old Style" w:hAnsi="Bookman Old Style"/>
        </w:rPr>
        <w:t>:/</w:t>
      </w:r>
      <w:proofErr w:type="gramEnd"/>
      <w:r w:rsidRPr="00AF105F">
        <w:rPr>
          <w:rFonts w:ascii="Bookman Old Style" w:hAnsi="Bookman Old Style"/>
        </w:rPr>
        <w:t>o:microsoft:windows</w:t>
      </w:r>
    </w:p>
    <w:p w:rsidR="00362134" w:rsidRPr="004830A4" w:rsidRDefault="00362134" w:rsidP="00362134">
      <w:pPr>
        <w:rPr>
          <w:rFonts w:ascii="Bookman Old Style" w:hAnsi="Bookman Old Style"/>
        </w:rPr>
      </w:pPr>
    </w:p>
    <w:p w:rsidR="00362134" w:rsidRPr="004005F7" w:rsidRDefault="00362134" w:rsidP="00232B5C">
      <w:pPr>
        <w:pStyle w:val="Heading2"/>
        <w:numPr>
          <w:ilvl w:val="0"/>
          <w:numId w:val="15"/>
        </w:numPr>
        <w:spacing w:before="0"/>
        <w:ind w:left="426" w:hanging="426"/>
        <w:jc w:val="both"/>
        <w:rPr>
          <w:rFonts w:ascii="Bookman Old Style" w:hAnsi="Bookman Old Style"/>
          <w:sz w:val="32"/>
          <w:szCs w:val="32"/>
        </w:rPr>
      </w:pPr>
      <w:bookmarkStart w:id="43" w:name="_Toc528001025"/>
      <w:r w:rsidRPr="00232B5C">
        <w:rPr>
          <w:rFonts w:ascii="Bookman Old Style" w:hAnsi="Bookman Old Style"/>
          <w:sz w:val="36"/>
          <w:szCs w:val="32"/>
        </w:rPr>
        <w:t>SSL Test</w:t>
      </w:r>
      <w:bookmarkEnd w:id="43"/>
    </w:p>
    <w:p w:rsidR="00362134" w:rsidRDefault="00362134" w:rsidP="00182EE1">
      <w:pPr>
        <w:ind w:left="426"/>
        <w:rPr>
          <w:rFonts w:ascii="Bookman Old Style" w:hAnsi="Bookman Old Style"/>
        </w:rPr>
      </w:pPr>
    </w:p>
    <w:p w:rsidR="00182EE1" w:rsidRPr="00182EE1" w:rsidRDefault="00182EE1" w:rsidP="00182EE1">
      <w:pPr>
        <w:ind w:left="426"/>
        <w:rPr>
          <w:rFonts w:ascii="Bookman Old Style" w:hAnsi="Bookman Old Style"/>
        </w:rPr>
      </w:pPr>
      <w:r w:rsidRPr="00182EE1">
        <w:rPr>
          <w:rFonts w:ascii="Bookman Old Style" w:hAnsi="Bookman Old Style"/>
        </w:rPr>
        <w:t>SSL/TLS Connection Test: Successful</w:t>
      </w:r>
    </w:p>
    <w:p w:rsidR="00182EE1" w:rsidRPr="00182EE1" w:rsidRDefault="00182EE1" w:rsidP="00182EE1">
      <w:pPr>
        <w:ind w:left="426"/>
        <w:rPr>
          <w:rFonts w:ascii="Bookman Old Style" w:hAnsi="Bookman Old Style"/>
        </w:rPr>
      </w:pPr>
      <w:r w:rsidRPr="00182EE1">
        <w:rPr>
          <w:rFonts w:ascii="Bookman Old Style" w:hAnsi="Bookman Old Style"/>
        </w:rPr>
        <w:t>Offer SSLv2: No</w:t>
      </w:r>
    </w:p>
    <w:p w:rsidR="00182EE1" w:rsidRPr="00182EE1" w:rsidRDefault="00182EE1" w:rsidP="00182EE1">
      <w:pPr>
        <w:ind w:left="426"/>
        <w:rPr>
          <w:rFonts w:ascii="Bookman Old Style" w:hAnsi="Bookman Old Style"/>
        </w:rPr>
      </w:pPr>
      <w:r w:rsidRPr="00182EE1">
        <w:rPr>
          <w:rFonts w:ascii="Bookman Old Style" w:hAnsi="Bookman Old Style"/>
        </w:rPr>
        <w:t>Offer SSLv3: No</w:t>
      </w:r>
    </w:p>
    <w:p w:rsidR="00182EE1" w:rsidRPr="00182EE1" w:rsidRDefault="00182EE1" w:rsidP="00182EE1">
      <w:pPr>
        <w:ind w:left="426"/>
        <w:rPr>
          <w:rFonts w:ascii="Bookman Old Style" w:hAnsi="Bookman Old Style"/>
        </w:rPr>
      </w:pPr>
      <w:r w:rsidRPr="00182EE1">
        <w:rPr>
          <w:rFonts w:ascii="Bookman Old Style" w:hAnsi="Bookman Old Style"/>
        </w:rPr>
        <w:t>Offer TLS1.0: No</w:t>
      </w:r>
    </w:p>
    <w:p w:rsidR="00182EE1" w:rsidRPr="00182EE1" w:rsidRDefault="00182EE1" w:rsidP="00182EE1">
      <w:pPr>
        <w:ind w:left="426"/>
        <w:rPr>
          <w:rFonts w:ascii="Bookman Old Style" w:hAnsi="Bookman Old Style"/>
        </w:rPr>
      </w:pPr>
      <w:r w:rsidRPr="00182EE1">
        <w:rPr>
          <w:rFonts w:ascii="Bookman Old Style" w:hAnsi="Bookman Old Style"/>
        </w:rPr>
        <w:t>Offer TLS1.1: No</w:t>
      </w:r>
    </w:p>
    <w:p w:rsidR="00182EE1" w:rsidRPr="00182EE1" w:rsidRDefault="00182EE1" w:rsidP="00182EE1">
      <w:pPr>
        <w:ind w:left="426"/>
        <w:rPr>
          <w:rFonts w:ascii="Bookman Old Style" w:hAnsi="Bookman Old Style"/>
        </w:rPr>
      </w:pPr>
      <w:r w:rsidRPr="00182EE1">
        <w:rPr>
          <w:rFonts w:ascii="Bookman Old Style" w:hAnsi="Bookman Old Style"/>
        </w:rPr>
        <w:t>Offer TLS1.2: Yes</w:t>
      </w:r>
    </w:p>
    <w:p w:rsidR="00182EE1" w:rsidRPr="00182EE1" w:rsidRDefault="00182EE1" w:rsidP="00182EE1">
      <w:pPr>
        <w:ind w:left="426"/>
        <w:rPr>
          <w:rFonts w:ascii="Bookman Old Style" w:hAnsi="Bookman Old Style"/>
        </w:rPr>
      </w:pPr>
      <w:r w:rsidRPr="00182EE1">
        <w:rPr>
          <w:rFonts w:ascii="Bookman Old Style" w:hAnsi="Bookman Old Style"/>
        </w:rPr>
        <w:t xml:space="preserve"> </w:t>
      </w:r>
    </w:p>
    <w:p w:rsidR="00182EE1" w:rsidRPr="00182EE1" w:rsidRDefault="00182EE1" w:rsidP="00182EE1">
      <w:pPr>
        <w:ind w:left="426"/>
        <w:rPr>
          <w:rFonts w:ascii="Bookman Old Style" w:hAnsi="Bookman Old Style"/>
        </w:rPr>
      </w:pPr>
      <w:r w:rsidRPr="00182EE1">
        <w:rPr>
          <w:rFonts w:ascii="Bookman Old Style" w:hAnsi="Bookman Old Style"/>
        </w:rPr>
        <w:t>Available ciphers:</w:t>
      </w:r>
    </w:p>
    <w:p w:rsidR="00182EE1" w:rsidRPr="00182EE1" w:rsidRDefault="00182EE1" w:rsidP="00182EE1">
      <w:pPr>
        <w:ind w:left="426"/>
        <w:rPr>
          <w:rFonts w:ascii="Bookman Old Style" w:hAnsi="Bookman Old Style"/>
        </w:rPr>
      </w:pPr>
      <w:r w:rsidRPr="00182EE1">
        <w:rPr>
          <w:rFonts w:ascii="Bookman Old Style" w:hAnsi="Bookman Old Style"/>
        </w:rPr>
        <w:t>NULL Cipher (no encryption): No</w:t>
      </w:r>
    </w:p>
    <w:p w:rsidR="00182EE1" w:rsidRPr="00182EE1" w:rsidRDefault="00182EE1" w:rsidP="00182EE1">
      <w:pPr>
        <w:ind w:left="426"/>
        <w:rPr>
          <w:rFonts w:ascii="Bookman Old Style" w:hAnsi="Bookman Old Style"/>
        </w:rPr>
      </w:pPr>
      <w:r w:rsidRPr="00182EE1">
        <w:rPr>
          <w:rFonts w:ascii="Bookman Old Style" w:hAnsi="Bookman Old Style"/>
        </w:rPr>
        <w:t>ANON Cipher (no authentication): No</w:t>
      </w:r>
    </w:p>
    <w:p w:rsidR="00182EE1" w:rsidRPr="00182EE1" w:rsidRDefault="00182EE1" w:rsidP="00182EE1">
      <w:pPr>
        <w:ind w:left="426"/>
        <w:rPr>
          <w:rFonts w:ascii="Bookman Old Style" w:hAnsi="Bookman Old Style"/>
        </w:rPr>
      </w:pPr>
      <w:r w:rsidRPr="00182EE1">
        <w:rPr>
          <w:rFonts w:ascii="Bookman Old Style" w:hAnsi="Bookman Old Style"/>
        </w:rPr>
        <w:t>EXP Cipher (without ADH+NULL): No</w:t>
      </w:r>
    </w:p>
    <w:p w:rsidR="00182EE1" w:rsidRPr="00182EE1" w:rsidRDefault="00182EE1" w:rsidP="00182EE1">
      <w:pPr>
        <w:ind w:left="426"/>
        <w:rPr>
          <w:rFonts w:ascii="Bookman Old Style" w:hAnsi="Bookman Old Style"/>
        </w:rPr>
      </w:pPr>
      <w:r w:rsidRPr="00182EE1">
        <w:rPr>
          <w:rFonts w:ascii="Bookman Old Style" w:hAnsi="Bookman Old Style"/>
        </w:rPr>
        <w:t>LOW Cipher (64 Bit + DES Encryption): No</w:t>
      </w:r>
    </w:p>
    <w:p w:rsidR="00182EE1" w:rsidRPr="00182EE1" w:rsidRDefault="00182EE1" w:rsidP="00182EE1">
      <w:pPr>
        <w:ind w:left="426"/>
        <w:rPr>
          <w:rFonts w:ascii="Bookman Old Style" w:hAnsi="Bookman Old Style"/>
        </w:rPr>
      </w:pPr>
      <w:r w:rsidRPr="00182EE1">
        <w:rPr>
          <w:rFonts w:ascii="Bookman Old Style" w:hAnsi="Bookman Old Style"/>
        </w:rPr>
        <w:t>WEAK Cipher (SEED, IDEA, RC2, RC4): No</w:t>
      </w:r>
    </w:p>
    <w:p w:rsidR="00182EE1" w:rsidRPr="00182EE1" w:rsidRDefault="00182EE1" w:rsidP="00182EE1">
      <w:pPr>
        <w:ind w:left="426"/>
        <w:rPr>
          <w:rFonts w:ascii="Bookman Old Style" w:hAnsi="Bookman Old Style"/>
        </w:rPr>
      </w:pPr>
      <w:r w:rsidRPr="00182EE1">
        <w:rPr>
          <w:rFonts w:ascii="Bookman Old Style" w:hAnsi="Bookman Old Style"/>
        </w:rPr>
        <w:t>3DES Cipher (Medium): No</w:t>
      </w:r>
    </w:p>
    <w:p w:rsidR="00182EE1" w:rsidRPr="00182EE1" w:rsidRDefault="00182EE1" w:rsidP="00182EE1">
      <w:pPr>
        <w:ind w:left="426"/>
        <w:rPr>
          <w:rFonts w:ascii="Bookman Old Style" w:hAnsi="Bookman Old Style"/>
        </w:rPr>
      </w:pPr>
      <w:r w:rsidRPr="00182EE1">
        <w:rPr>
          <w:rFonts w:ascii="Bookman Old Style" w:hAnsi="Bookman Old Style"/>
        </w:rPr>
        <w:t>HIGH Cipher (</w:t>
      </w:r>
      <w:proofErr w:type="spellStart"/>
      <w:r w:rsidRPr="00182EE1">
        <w:rPr>
          <w:rFonts w:ascii="Bookman Old Style" w:hAnsi="Bookman Old Style"/>
        </w:rPr>
        <w:t>AES+Camellia</w:t>
      </w:r>
      <w:proofErr w:type="spellEnd"/>
      <w:r w:rsidRPr="00182EE1">
        <w:rPr>
          <w:rFonts w:ascii="Bookman Old Style" w:hAnsi="Bookman Old Style"/>
        </w:rPr>
        <w:t>, no AEAD): Yes (OK)</w:t>
      </w:r>
    </w:p>
    <w:p w:rsidR="00182EE1" w:rsidRPr="00182EE1" w:rsidRDefault="00182EE1" w:rsidP="00182EE1">
      <w:pPr>
        <w:ind w:left="426"/>
        <w:rPr>
          <w:rFonts w:ascii="Bookman Old Style" w:hAnsi="Bookman Old Style"/>
        </w:rPr>
      </w:pPr>
      <w:r w:rsidRPr="00182EE1">
        <w:rPr>
          <w:rFonts w:ascii="Bookman Old Style" w:hAnsi="Bookman Old Style"/>
        </w:rPr>
        <w:t>STRONG Cipher (AEAD Ciphers): No (not OK)</w:t>
      </w:r>
    </w:p>
    <w:p w:rsidR="00182EE1" w:rsidRPr="00182EE1" w:rsidRDefault="00182EE1" w:rsidP="00182EE1">
      <w:pPr>
        <w:ind w:left="426"/>
        <w:rPr>
          <w:rFonts w:ascii="Bookman Old Style" w:hAnsi="Bookman Old Style"/>
        </w:rPr>
      </w:pPr>
      <w:proofErr w:type="spellStart"/>
      <w:r w:rsidRPr="00182EE1">
        <w:rPr>
          <w:rFonts w:ascii="Bookman Old Style" w:hAnsi="Bookman Old Style"/>
        </w:rPr>
        <w:t>Heartbleed</w:t>
      </w:r>
      <w:proofErr w:type="spellEnd"/>
      <w:r w:rsidRPr="00182EE1">
        <w:rPr>
          <w:rFonts w:ascii="Bookman Old Style" w:hAnsi="Bookman Old Style"/>
        </w:rPr>
        <w:t>: Not vulnerable</w:t>
      </w:r>
    </w:p>
    <w:p w:rsidR="00182EE1" w:rsidRPr="00182EE1" w:rsidRDefault="00182EE1" w:rsidP="00182EE1">
      <w:pPr>
        <w:ind w:left="426"/>
        <w:rPr>
          <w:rFonts w:ascii="Bookman Old Style" w:hAnsi="Bookman Old Style"/>
        </w:rPr>
      </w:pPr>
      <w:r w:rsidRPr="00182EE1">
        <w:rPr>
          <w:rFonts w:ascii="Bookman Old Style" w:hAnsi="Bookman Old Style"/>
        </w:rPr>
        <w:t>CCS Injection: Not vulnerable</w:t>
      </w:r>
    </w:p>
    <w:p w:rsidR="00182EE1" w:rsidRPr="00182EE1" w:rsidRDefault="00182EE1" w:rsidP="00182EE1">
      <w:pPr>
        <w:ind w:left="426"/>
        <w:rPr>
          <w:rFonts w:ascii="Bookman Old Style" w:hAnsi="Bookman Old Style"/>
        </w:rPr>
      </w:pPr>
      <w:r w:rsidRPr="00182EE1">
        <w:rPr>
          <w:rFonts w:ascii="Bookman Old Style" w:hAnsi="Bookman Old Style"/>
        </w:rPr>
        <w:t>TLS_FALLBACK_SCSV Support: No</w:t>
      </w:r>
    </w:p>
    <w:p w:rsidR="00182EE1" w:rsidRPr="00182EE1" w:rsidRDefault="00182EE1" w:rsidP="00182EE1">
      <w:pPr>
        <w:ind w:left="426"/>
        <w:rPr>
          <w:rFonts w:ascii="Bookman Old Style" w:hAnsi="Bookman Old Style"/>
        </w:rPr>
      </w:pPr>
      <w:r w:rsidRPr="00182EE1">
        <w:rPr>
          <w:rFonts w:ascii="Bookman Old Style" w:hAnsi="Bookman Old Style"/>
        </w:rPr>
        <w:t>POODLE (SSLv3): Not vulnerable</w:t>
      </w:r>
    </w:p>
    <w:p w:rsidR="00182EE1" w:rsidRPr="00182EE1" w:rsidRDefault="00182EE1" w:rsidP="00182EE1">
      <w:pPr>
        <w:ind w:left="426"/>
        <w:rPr>
          <w:rFonts w:ascii="Bookman Old Style" w:hAnsi="Bookman Old Style"/>
        </w:rPr>
      </w:pPr>
      <w:r w:rsidRPr="00182EE1">
        <w:rPr>
          <w:rFonts w:ascii="Bookman Old Style" w:hAnsi="Bookman Old Style"/>
        </w:rPr>
        <w:t>Sweet32: Not vulnerable</w:t>
      </w:r>
    </w:p>
    <w:p w:rsidR="00182EE1" w:rsidRPr="00182EE1" w:rsidRDefault="00182EE1" w:rsidP="00182EE1">
      <w:pPr>
        <w:ind w:left="426"/>
        <w:rPr>
          <w:rFonts w:ascii="Bookman Old Style" w:hAnsi="Bookman Old Style"/>
        </w:rPr>
      </w:pPr>
      <w:r w:rsidRPr="00182EE1">
        <w:rPr>
          <w:rFonts w:ascii="Bookman Old Style" w:hAnsi="Bookman Old Style"/>
        </w:rPr>
        <w:t>DROWN: Not vulnerable</w:t>
      </w:r>
    </w:p>
    <w:p w:rsidR="00182EE1" w:rsidRPr="00182EE1" w:rsidRDefault="00182EE1" w:rsidP="00182EE1">
      <w:pPr>
        <w:ind w:left="426"/>
        <w:rPr>
          <w:rFonts w:ascii="Bookman Old Style" w:hAnsi="Bookman Old Style"/>
        </w:rPr>
      </w:pPr>
      <w:r w:rsidRPr="00182EE1">
        <w:rPr>
          <w:rFonts w:ascii="Bookman Old Style" w:hAnsi="Bookman Old Style"/>
        </w:rPr>
        <w:t>FREAK: Not vulnerable</w:t>
      </w:r>
    </w:p>
    <w:p w:rsidR="00182EE1" w:rsidRPr="00182EE1" w:rsidRDefault="00182EE1" w:rsidP="00182EE1">
      <w:pPr>
        <w:ind w:left="426"/>
        <w:rPr>
          <w:rFonts w:ascii="Bookman Old Style" w:hAnsi="Bookman Old Style"/>
        </w:rPr>
      </w:pPr>
      <w:r w:rsidRPr="00182EE1">
        <w:rPr>
          <w:rFonts w:ascii="Bookman Old Style" w:hAnsi="Bookman Old Style"/>
        </w:rPr>
        <w:t>LUCKY13: Potentially vulnerable</w:t>
      </w:r>
    </w:p>
    <w:p w:rsidR="00182EE1" w:rsidRPr="00182EE1" w:rsidRDefault="00182EE1" w:rsidP="00182EE1">
      <w:pPr>
        <w:ind w:left="426"/>
        <w:rPr>
          <w:rFonts w:ascii="Bookman Old Style" w:hAnsi="Bookman Old Style"/>
        </w:rPr>
      </w:pPr>
      <w:r w:rsidRPr="00182EE1">
        <w:rPr>
          <w:rFonts w:ascii="Bookman Old Style" w:hAnsi="Bookman Old Style"/>
        </w:rPr>
        <w:t>CRIME (TLS): Not vulnerable</w:t>
      </w:r>
    </w:p>
    <w:p w:rsidR="00182EE1" w:rsidRPr="00182EE1" w:rsidRDefault="00182EE1" w:rsidP="00182EE1">
      <w:pPr>
        <w:ind w:left="426"/>
        <w:rPr>
          <w:rFonts w:ascii="Bookman Old Style" w:hAnsi="Bookman Old Style"/>
        </w:rPr>
      </w:pPr>
      <w:r w:rsidRPr="00182EE1">
        <w:rPr>
          <w:rFonts w:ascii="Bookman Old Style" w:hAnsi="Bookman Old Style"/>
        </w:rPr>
        <w:t>BREACH: Not vulnerable</w:t>
      </w:r>
    </w:p>
    <w:p w:rsidR="00182EE1" w:rsidRPr="00182EE1" w:rsidRDefault="00182EE1" w:rsidP="00182EE1">
      <w:pPr>
        <w:ind w:left="426"/>
        <w:rPr>
          <w:rFonts w:ascii="Bookman Old Style" w:hAnsi="Bookman Old Style"/>
        </w:rPr>
      </w:pPr>
      <w:r w:rsidRPr="00182EE1">
        <w:rPr>
          <w:rFonts w:ascii="Bookman Old Style" w:hAnsi="Bookman Old Style"/>
        </w:rPr>
        <w:t>BEAST: Not vulnerable</w:t>
      </w:r>
    </w:p>
    <w:p w:rsidR="00182EE1" w:rsidRPr="00182EE1" w:rsidRDefault="00182EE1" w:rsidP="00182EE1">
      <w:pPr>
        <w:ind w:left="426"/>
        <w:rPr>
          <w:rFonts w:ascii="Bookman Old Style" w:hAnsi="Bookman Old Style"/>
        </w:rPr>
      </w:pPr>
      <w:r w:rsidRPr="00182EE1">
        <w:rPr>
          <w:rFonts w:ascii="Bookman Old Style" w:hAnsi="Bookman Old Style"/>
        </w:rPr>
        <w:t>LOGJAM (Export): Not vulnerable</w:t>
      </w:r>
    </w:p>
    <w:p w:rsidR="00182EE1" w:rsidRPr="00182EE1" w:rsidRDefault="00182EE1" w:rsidP="00182EE1">
      <w:pPr>
        <w:ind w:left="426"/>
        <w:rPr>
          <w:rFonts w:ascii="Bookman Old Style" w:hAnsi="Bookman Old Style"/>
        </w:rPr>
      </w:pPr>
      <w:r w:rsidRPr="00182EE1">
        <w:rPr>
          <w:rFonts w:ascii="Bookman Old Style" w:hAnsi="Bookman Old Style"/>
        </w:rPr>
        <w:t xml:space="preserve">LOGJAM (Common Prime): Not vulnerable </w:t>
      </w:r>
    </w:p>
    <w:p w:rsidR="00182EE1" w:rsidRPr="00182EE1" w:rsidRDefault="00182EE1" w:rsidP="00182EE1">
      <w:pPr>
        <w:ind w:left="426"/>
        <w:rPr>
          <w:rFonts w:ascii="Bookman Old Style" w:hAnsi="Bookman Old Style"/>
        </w:rPr>
      </w:pPr>
      <w:r w:rsidRPr="00182EE1">
        <w:rPr>
          <w:rFonts w:ascii="Bookman Old Style" w:hAnsi="Bookman Old Style"/>
        </w:rPr>
        <w:t>Finished scanning</w:t>
      </w:r>
    </w:p>
    <w:p w:rsidR="00182EE1" w:rsidRPr="00182EE1" w:rsidRDefault="00182EE1" w:rsidP="00182EE1">
      <w:pPr>
        <w:ind w:left="426"/>
        <w:rPr>
          <w:rFonts w:ascii="Bookman Old Style" w:hAnsi="Bookman Old Style"/>
        </w:rPr>
      </w:pPr>
      <w:r w:rsidRPr="00182EE1">
        <w:rPr>
          <w:rFonts w:ascii="Bookman Old Style" w:hAnsi="Bookman Old Style"/>
        </w:rPr>
        <w:t xml:space="preserve">   </w:t>
      </w:r>
    </w:p>
    <w:p w:rsidR="00182EE1" w:rsidRPr="00182EE1" w:rsidRDefault="00182EE1" w:rsidP="00182EE1">
      <w:pPr>
        <w:ind w:left="426"/>
        <w:rPr>
          <w:rFonts w:ascii="Bookman Old Style" w:hAnsi="Bookman Old Style"/>
        </w:rPr>
      </w:pPr>
      <w:r w:rsidRPr="00182EE1">
        <w:rPr>
          <w:rFonts w:ascii="Bookman Old Style" w:hAnsi="Bookman Old Style"/>
        </w:rPr>
        <w:t>Summary</w:t>
      </w:r>
    </w:p>
    <w:p w:rsidR="00182EE1" w:rsidRPr="00182EE1" w:rsidRDefault="00182EE1" w:rsidP="00182EE1">
      <w:pPr>
        <w:ind w:left="426"/>
        <w:rPr>
          <w:rFonts w:ascii="Bookman Old Style" w:hAnsi="Bookman Old Style"/>
        </w:rPr>
      </w:pPr>
      <w:r w:rsidRPr="00182EE1">
        <w:rPr>
          <w:rFonts w:ascii="Bookman Old Style" w:hAnsi="Bookman Old Style"/>
        </w:rPr>
        <w:t xml:space="preserve"> </w:t>
      </w:r>
    </w:p>
    <w:p w:rsidR="00182EE1" w:rsidRPr="00182EE1" w:rsidRDefault="00182EE1" w:rsidP="00182EE1">
      <w:pPr>
        <w:ind w:left="426"/>
        <w:rPr>
          <w:rFonts w:ascii="Bookman Old Style" w:hAnsi="Bookman Old Style"/>
        </w:rPr>
      </w:pPr>
      <w:r w:rsidRPr="00182EE1">
        <w:rPr>
          <w:rFonts w:ascii="Bookman Old Style" w:hAnsi="Bookman Old Style"/>
        </w:rPr>
        <w:t>Supported ciphers (by Protocol)</w:t>
      </w:r>
    </w:p>
    <w:p w:rsidR="00182EE1" w:rsidRPr="00182EE1" w:rsidRDefault="00182EE1" w:rsidP="00182EE1">
      <w:pPr>
        <w:ind w:left="426"/>
        <w:rPr>
          <w:rFonts w:ascii="Bookman Old Style" w:hAnsi="Bookman Old Style"/>
        </w:rPr>
      </w:pPr>
      <w:r w:rsidRPr="00182EE1">
        <w:rPr>
          <w:rFonts w:ascii="Bookman Old Style" w:hAnsi="Bookman Old Style"/>
        </w:rPr>
        <w:t xml:space="preserve"> TLSv1.2 </w:t>
      </w:r>
    </w:p>
    <w:p w:rsidR="00182EE1" w:rsidRPr="00182EE1" w:rsidRDefault="00182EE1" w:rsidP="00182EE1">
      <w:pPr>
        <w:ind w:left="426"/>
        <w:rPr>
          <w:rFonts w:ascii="Bookman Old Style" w:hAnsi="Bookman Old Style"/>
        </w:rPr>
      </w:pPr>
      <w:r w:rsidRPr="00182EE1">
        <w:rPr>
          <w:rFonts w:ascii="Bookman Old Style" w:hAnsi="Bookman Old Style"/>
        </w:rPr>
        <w:t>AES256-SHA256: LUCKY13</w:t>
      </w:r>
    </w:p>
    <w:p w:rsidR="00182EE1" w:rsidRPr="00182EE1" w:rsidRDefault="00182EE1" w:rsidP="00182EE1">
      <w:pPr>
        <w:ind w:left="426"/>
        <w:rPr>
          <w:rFonts w:ascii="Bookman Old Style" w:hAnsi="Bookman Old Style"/>
        </w:rPr>
      </w:pPr>
      <w:r w:rsidRPr="00182EE1">
        <w:rPr>
          <w:rFonts w:ascii="Bookman Old Style" w:hAnsi="Bookman Old Style"/>
        </w:rPr>
        <w:t>AES256-SHA: LUCKY13</w:t>
      </w:r>
    </w:p>
    <w:p w:rsidR="00182EE1" w:rsidRPr="00182EE1" w:rsidRDefault="00182EE1" w:rsidP="00182EE1">
      <w:pPr>
        <w:ind w:left="426"/>
        <w:rPr>
          <w:rFonts w:ascii="Bookman Old Style" w:hAnsi="Bookman Old Style"/>
        </w:rPr>
      </w:pPr>
      <w:r w:rsidRPr="00182EE1">
        <w:rPr>
          <w:rFonts w:ascii="Bookman Old Style" w:hAnsi="Bookman Old Style"/>
        </w:rPr>
        <w:lastRenderedPageBreak/>
        <w:t>ECDHE-RSA-AES256-SHA: LUCKY13</w:t>
      </w:r>
    </w:p>
    <w:p w:rsidR="00182EE1" w:rsidRPr="00182EE1" w:rsidRDefault="00182EE1" w:rsidP="00182EE1">
      <w:pPr>
        <w:ind w:left="426"/>
        <w:rPr>
          <w:rFonts w:ascii="Bookman Old Style" w:hAnsi="Bookman Old Style"/>
        </w:rPr>
      </w:pPr>
      <w:r w:rsidRPr="00182EE1">
        <w:rPr>
          <w:rFonts w:ascii="Bookman Old Style" w:hAnsi="Bookman Old Style"/>
        </w:rPr>
        <w:t>ECDHE-RSA-AES128-SHA256: LUCKY13</w:t>
      </w:r>
    </w:p>
    <w:p w:rsidR="00182EE1" w:rsidRPr="00182EE1" w:rsidRDefault="00182EE1" w:rsidP="00182EE1">
      <w:pPr>
        <w:ind w:left="426"/>
        <w:rPr>
          <w:rFonts w:ascii="Bookman Old Style" w:hAnsi="Bookman Old Style"/>
        </w:rPr>
      </w:pPr>
      <w:r w:rsidRPr="00182EE1">
        <w:rPr>
          <w:rFonts w:ascii="Bookman Old Style" w:hAnsi="Bookman Old Style"/>
        </w:rPr>
        <w:t>ECDHE-RSA-AES128-SHA: LUCKY13</w:t>
      </w:r>
    </w:p>
    <w:p w:rsidR="00182EE1" w:rsidRPr="00182EE1" w:rsidRDefault="00182EE1" w:rsidP="00182EE1">
      <w:pPr>
        <w:ind w:left="426"/>
        <w:rPr>
          <w:rFonts w:ascii="Bookman Old Style" w:hAnsi="Bookman Old Style"/>
        </w:rPr>
      </w:pPr>
      <w:r w:rsidRPr="00182EE1">
        <w:rPr>
          <w:rFonts w:ascii="Bookman Old Style" w:hAnsi="Bookman Old Style"/>
        </w:rPr>
        <w:t>AES128-SHA256: LUCKY13</w:t>
      </w:r>
    </w:p>
    <w:p w:rsidR="00182EE1" w:rsidRPr="00182EE1" w:rsidRDefault="00182EE1" w:rsidP="00182EE1">
      <w:pPr>
        <w:ind w:left="426"/>
        <w:rPr>
          <w:rFonts w:ascii="Bookman Old Style" w:hAnsi="Bookman Old Style"/>
        </w:rPr>
      </w:pPr>
      <w:r w:rsidRPr="00182EE1">
        <w:rPr>
          <w:rFonts w:ascii="Bookman Old Style" w:hAnsi="Bookman Old Style"/>
        </w:rPr>
        <w:t>AES128-SHA: LUCKY13</w:t>
      </w:r>
    </w:p>
    <w:p w:rsidR="00182EE1" w:rsidRPr="00182EE1" w:rsidRDefault="00182EE1" w:rsidP="00182EE1">
      <w:pPr>
        <w:ind w:left="426"/>
        <w:rPr>
          <w:rFonts w:ascii="Bookman Old Style" w:hAnsi="Bookman Old Style"/>
        </w:rPr>
      </w:pPr>
      <w:r w:rsidRPr="00182EE1">
        <w:rPr>
          <w:rFonts w:ascii="Bookman Old Style" w:hAnsi="Bookman Old Style"/>
        </w:rPr>
        <w:t xml:space="preserve"> </w:t>
      </w:r>
    </w:p>
    <w:p w:rsidR="00182EE1" w:rsidRPr="00182EE1" w:rsidRDefault="00182EE1" w:rsidP="00182EE1">
      <w:pPr>
        <w:ind w:left="426"/>
        <w:rPr>
          <w:rFonts w:ascii="Bookman Old Style" w:hAnsi="Bookman Old Style"/>
        </w:rPr>
      </w:pPr>
      <w:r w:rsidRPr="00182EE1">
        <w:rPr>
          <w:rFonts w:ascii="Bookman Old Style" w:hAnsi="Bookman Old Style"/>
        </w:rPr>
        <w:t>Supported ciphers (by Vulnerability)</w:t>
      </w:r>
    </w:p>
    <w:p w:rsidR="00182EE1" w:rsidRPr="00182EE1" w:rsidRDefault="00182EE1" w:rsidP="00182EE1">
      <w:pPr>
        <w:ind w:left="426"/>
        <w:rPr>
          <w:rFonts w:ascii="Bookman Old Style" w:hAnsi="Bookman Old Style"/>
        </w:rPr>
      </w:pPr>
      <w:r w:rsidRPr="00182EE1">
        <w:rPr>
          <w:rFonts w:ascii="Bookman Old Style" w:hAnsi="Bookman Old Style"/>
        </w:rPr>
        <w:t xml:space="preserve"> LUCKY13 </w:t>
      </w:r>
    </w:p>
    <w:p w:rsidR="00182EE1" w:rsidRPr="00182EE1" w:rsidRDefault="00182EE1" w:rsidP="00182EE1">
      <w:pPr>
        <w:ind w:left="426"/>
        <w:rPr>
          <w:rFonts w:ascii="Bookman Old Style" w:hAnsi="Bookman Old Style"/>
        </w:rPr>
      </w:pPr>
      <w:r w:rsidRPr="00182EE1">
        <w:rPr>
          <w:rFonts w:ascii="Bookman Old Style" w:hAnsi="Bookman Old Style"/>
        </w:rPr>
        <w:t>AES128-SHA (TLSv1.2)</w:t>
      </w:r>
    </w:p>
    <w:p w:rsidR="00182EE1" w:rsidRPr="00182EE1" w:rsidRDefault="00182EE1" w:rsidP="00182EE1">
      <w:pPr>
        <w:ind w:left="426"/>
        <w:rPr>
          <w:rFonts w:ascii="Bookman Old Style" w:hAnsi="Bookman Old Style"/>
        </w:rPr>
      </w:pPr>
      <w:r w:rsidRPr="00182EE1">
        <w:rPr>
          <w:rFonts w:ascii="Bookman Old Style" w:hAnsi="Bookman Old Style"/>
        </w:rPr>
        <w:t>AES128-SHA256 (TLSv1.2)</w:t>
      </w:r>
    </w:p>
    <w:p w:rsidR="00182EE1" w:rsidRPr="00182EE1" w:rsidRDefault="00182EE1" w:rsidP="00182EE1">
      <w:pPr>
        <w:ind w:left="426"/>
        <w:rPr>
          <w:rFonts w:ascii="Bookman Old Style" w:hAnsi="Bookman Old Style"/>
        </w:rPr>
      </w:pPr>
      <w:r w:rsidRPr="00182EE1">
        <w:rPr>
          <w:rFonts w:ascii="Bookman Old Style" w:hAnsi="Bookman Old Style"/>
        </w:rPr>
        <w:t>AES256-SHA (TLSv1.2)</w:t>
      </w:r>
    </w:p>
    <w:p w:rsidR="00182EE1" w:rsidRPr="00182EE1" w:rsidRDefault="00182EE1" w:rsidP="00182EE1">
      <w:pPr>
        <w:ind w:left="426"/>
        <w:rPr>
          <w:rFonts w:ascii="Bookman Old Style" w:hAnsi="Bookman Old Style"/>
        </w:rPr>
      </w:pPr>
      <w:r w:rsidRPr="00182EE1">
        <w:rPr>
          <w:rFonts w:ascii="Bookman Old Style" w:hAnsi="Bookman Old Style"/>
        </w:rPr>
        <w:t>AES256-SHA256 (TLSv1.2)</w:t>
      </w:r>
    </w:p>
    <w:p w:rsidR="00182EE1" w:rsidRPr="00182EE1" w:rsidRDefault="00182EE1" w:rsidP="00182EE1">
      <w:pPr>
        <w:ind w:left="426"/>
        <w:rPr>
          <w:rFonts w:ascii="Bookman Old Style" w:hAnsi="Bookman Old Style"/>
        </w:rPr>
      </w:pPr>
      <w:r w:rsidRPr="00182EE1">
        <w:rPr>
          <w:rFonts w:ascii="Bookman Old Style" w:hAnsi="Bookman Old Style"/>
        </w:rPr>
        <w:t>ECDHE-RSA-AES128-SHA (TLSv1.2)</w:t>
      </w:r>
    </w:p>
    <w:p w:rsidR="00182EE1" w:rsidRPr="00182EE1" w:rsidRDefault="00182EE1" w:rsidP="00182EE1">
      <w:pPr>
        <w:ind w:left="426"/>
        <w:rPr>
          <w:rFonts w:ascii="Bookman Old Style" w:hAnsi="Bookman Old Style"/>
        </w:rPr>
      </w:pPr>
      <w:r w:rsidRPr="00182EE1">
        <w:rPr>
          <w:rFonts w:ascii="Bookman Old Style" w:hAnsi="Bookman Old Style"/>
        </w:rPr>
        <w:t>ECDHE-RSA-AES128-SHA256 (TLSv1.2)</w:t>
      </w:r>
    </w:p>
    <w:p w:rsidR="00182EE1" w:rsidRPr="00182EE1" w:rsidRDefault="00182EE1" w:rsidP="00182EE1">
      <w:pPr>
        <w:ind w:left="426"/>
        <w:rPr>
          <w:rFonts w:ascii="Bookman Old Style" w:hAnsi="Bookman Old Style"/>
        </w:rPr>
      </w:pPr>
      <w:r w:rsidRPr="00182EE1">
        <w:rPr>
          <w:rFonts w:ascii="Bookman Old Style" w:hAnsi="Bookman Old Style"/>
        </w:rPr>
        <w:t>ECDHE-RSA-AES256-SHA (TLSv1.2)</w:t>
      </w:r>
    </w:p>
    <w:p w:rsidR="00182EE1" w:rsidRPr="00182EE1" w:rsidRDefault="00182EE1" w:rsidP="00182EE1">
      <w:pPr>
        <w:ind w:left="426"/>
        <w:rPr>
          <w:rFonts w:ascii="Bookman Old Style" w:hAnsi="Bookman Old Style"/>
        </w:rPr>
      </w:pPr>
      <w:r w:rsidRPr="00182EE1">
        <w:rPr>
          <w:rFonts w:ascii="Bookman Old Style" w:hAnsi="Bookman Old Style"/>
        </w:rPr>
        <w:t xml:space="preserve"> </w:t>
      </w:r>
    </w:p>
    <w:p w:rsidR="00182EE1" w:rsidRPr="00182EE1" w:rsidRDefault="00182EE1" w:rsidP="00182EE1">
      <w:pPr>
        <w:ind w:left="426"/>
        <w:rPr>
          <w:rFonts w:ascii="Bookman Old Style" w:hAnsi="Bookman Old Style"/>
        </w:rPr>
      </w:pPr>
      <w:r w:rsidRPr="00182EE1">
        <w:rPr>
          <w:rFonts w:ascii="Bookman Old Style" w:hAnsi="Bookman Old Style"/>
        </w:rPr>
        <w:t>Issues found</w:t>
      </w:r>
    </w:p>
    <w:p w:rsidR="00182EE1" w:rsidRPr="00182EE1" w:rsidRDefault="00182EE1" w:rsidP="00182EE1">
      <w:pPr>
        <w:ind w:left="426"/>
        <w:rPr>
          <w:rFonts w:ascii="Bookman Old Style" w:hAnsi="Bookman Old Style"/>
        </w:rPr>
      </w:pPr>
      <w:r w:rsidRPr="00182EE1">
        <w:rPr>
          <w:rFonts w:ascii="Bookman Old Style" w:hAnsi="Bookman Old Style"/>
        </w:rPr>
        <w:t xml:space="preserve"> </w:t>
      </w:r>
    </w:p>
    <w:p w:rsidR="00182EE1" w:rsidRPr="00182EE1" w:rsidRDefault="00182EE1" w:rsidP="00182EE1">
      <w:pPr>
        <w:ind w:left="426"/>
        <w:rPr>
          <w:rFonts w:ascii="Bookman Old Style" w:hAnsi="Bookman Old Style"/>
        </w:rPr>
      </w:pPr>
      <w:r w:rsidRPr="00182EE1">
        <w:rPr>
          <w:rFonts w:ascii="Bookman Old Style" w:hAnsi="Bookman Old Style"/>
        </w:rPr>
        <w:t>[Low] LUCKY13</w:t>
      </w:r>
    </w:p>
    <w:p w:rsidR="00182EE1" w:rsidRDefault="00182EE1" w:rsidP="00182EE1">
      <w:pPr>
        <w:ind w:left="426"/>
        <w:rPr>
          <w:rFonts w:ascii="Bookman Old Style" w:hAnsi="Bookman Old Style"/>
        </w:rPr>
      </w:pPr>
      <w:r w:rsidRPr="00182EE1">
        <w:rPr>
          <w:rFonts w:ascii="Bookman Old Style" w:hAnsi="Bookman Old Style"/>
        </w:rPr>
        <w:t>[Information] Supported Cipher Suites</w:t>
      </w:r>
    </w:p>
    <w:p w:rsidR="00182EE1" w:rsidRDefault="00182EE1" w:rsidP="00182EE1">
      <w:pPr>
        <w:ind w:left="426"/>
        <w:rPr>
          <w:rFonts w:ascii="Bookman Old Style" w:hAnsi="Bookman Old Style"/>
        </w:rPr>
      </w:pPr>
    </w:p>
    <w:p w:rsidR="00042D4D" w:rsidRPr="004830A4" w:rsidRDefault="00042D4D" w:rsidP="00182EE1">
      <w:pPr>
        <w:ind w:left="426"/>
        <w:rPr>
          <w:rFonts w:ascii="Bookman Old Style" w:hAnsi="Bookman Old Style"/>
        </w:rPr>
      </w:pPr>
    </w:p>
    <w:p w:rsidR="00232B5C" w:rsidRPr="000C2297" w:rsidRDefault="00185E37" w:rsidP="000C2297">
      <w:pPr>
        <w:pStyle w:val="Heading2"/>
        <w:numPr>
          <w:ilvl w:val="0"/>
          <w:numId w:val="15"/>
        </w:numPr>
        <w:spacing w:before="0"/>
        <w:ind w:left="426" w:hanging="426"/>
        <w:jc w:val="both"/>
        <w:rPr>
          <w:rFonts w:ascii="Bookman Old Style" w:hAnsi="Bookman Old Style"/>
          <w:sz w:val="36"/>
        </w:rPr>
      </w:pPr>
      <w:bookmarkStart w:id="44" w:name="_Toc528001026"/>
      <w:r w:rsidRPr="00232B5C">
        <w:rPr>
          <w:rFonts w:ascii="Bookman Old Style" w:hAnsi="Bookman Old Style"/>
          <w:sz w:val="36"/>
          <w:szCs w:val="32"/>
        </w:rPr>
        <w:t>Scanned Items</w:t>
      </w:r>
      <w:bookmarkEnd w:id="44"/>
    </w:p>
    <w:p w:rsidR="007B62A9" w:rsidRDefault="00752A0C" w:rsidP="007B62A9">
      <w:pPr>
        <w:pStyle w:val="BodyText"/>
        <w:spacing w:before="0"/>
      </w:pPr>
      <w:hyperlink r:id="rId25" w:history="1">
        <w:r w:rsidR="007B62A9" w:rsidRPr="007B62A9">
          <w:t>/</w:t>
        </w:r>
      </w:hyperlink>
      <w:r w:rsidR="007B62A9">
        <w:t xml:space="preserve"> </w:t>
      </w:r>
    </w:p>
    <w:p w:rsidR="007B62A9" w:rsidRDefault="00752A0C" w:rsidP="007B62A9">
      <w:pPr>
        <w:pStyle w:val="BodyText"/>
        <w:spacing w:before="0"/>
      </w:pPr>
      <w:hyperlink r:id="rId26" w:history="1">
        <w:r w:rsidR="007B62A9" w:rsidRPr="007B62A9">
          <w:t>/</w:t>
        </w:r>
        <w:proofErr w:type="spellStart"/>
        <w:r w:rsidR="007B62A9" w:rsidRPr="007B62A9">
          <w:t>accountactivity</w:t>
        </w:r>
        <w:proofErr w:type="spellEnd"/>
      </w:hyperlink>
    </w:p>
    <w:p w:rsidR="007B62A9" w:rsidRDefault="007B62A9" w:rsidP="007B62A9">
      <w:pPr>
        <w:pStyle w:val="BodyText"/>
        <w:spacing w:before="0"/>
      </w:pPr>
      <w:r>
        <w:t xml:space="preserve"> </w:t>
      </w:r>
      <w:hyperlink r:id="rId27" w:history="1">
        <w:r w:rsidRPr="007B62A9">
          <w:t>/</w:t>
        </w:r>
        <w:proofErr w:type="spellStart"/>
        <w:r w:rsidRPr="007B62A9">
          <w:t>AddNewUser</w:t>
        </w:r>
        <w:proofErr w:type="spellEnd"/>
      </w:hyperlink>
      <w:r>
        <w:t xml:space="preserve"> </w:t>
      </w:r>
    </w:p>
    <w:p w:rsidR="007B62A9" w:rsidRDefault="00752A0C" w:rsidP="007B62A9">
      <w:pPr>
        <w:pStyle w:val="BodyText"/>
        <w:spacing w:before="0"/>
      </w:pPr>
      <w:hyperlink r:id="rId28" w:history="1">
        <w:r w:rsidR="007B62A9" w:rsidRPr="007B62A9">
          <w:t>/</w:t>
        </w:r>
        <w:proofErr w:type="spellStart"/>
        <w:r w:rsidR="007B62A9" w:rsidRPr="007B62A9">
          <w:t>AOHierarchy</w:t>
        </w:r>
        <w:proofErr w:type="spellEnd"/>
      </w:hyperlink>
      <w:r w:rsidR="007B62A9">
        <w:t xml:space="preserve"> </w:t>
      </w:r>
    </w:p>
    <w:p w:rsidR="007B62A9" w:rsidRDefault="00752A0C" w:rsidP="007B62A9">
      <w:pPr>
        <w:pStyle w:val="BodyText"/>
        <w:spacing w:before="0"/>
      </w:pPr>
      <w:hyperlink r:id="rId29" w:history="1">
        <w:r w:rsidR="007B62A9" w:rsidRPr="007B62A9">
          <w:t>/</w:t>
        </w:r>
        <w:proofErr w:type="spellStart"/>
        <w:r w:rsidR="007B62A9" w:rsidRPr="007B62A9">
          <w:t>Aooffice</w:t>
        </w:r>
        <w:proofErr w:type="spellEnd"/>
      </w:hyperlink>
      <w:r w:rsidR="007B62A9">
        <w:t xml:space="preserve"> </w:t>
      </w:r>
    </w:p>
    <w:p w:rsidR="007B62A9" w:rsidRDefault="00752A0C" w:rsidP="007B62A9">
      <w:pPr>
        <w:pStyle w:val="BodyText"/>
        <w:spacing w:before="0"/>
      </w:pPr>
      <w:hyperlink r:id="rId30" w:history="1">
        <w:r w:rsidR="007B62A9" w:rsidRPr="007B62A9">
          <w:t>/</w:t>
        </w:r>
        <w:proofErr w:type="spellStart"/>
        <w:r w:rsidR="007B62A9" w:rsidRPr="007B62A9">
          <w:t>assetsco</w:t>
        </w:r>
        <w:proofErr w:type="spellEnd"/>
      </w:hyperlink>
      <w:r w:rsidR="007B62A9">
        <w:t xml:space="preserve"> </w:t>
      </w:r>
    </w:p>
    <w:p w:rsidR="007B62A9" w:rsidRDefault="007B62A9" w:rsidP="007B62A9">
      <w:pPr>
        <w:pStyle w:val="BodyText"/>
        <w:spacing w:before="0"/>
      </w:pPr>
      <w:r>
        <w:t>/</w:t>
      </w:r>
      <w:proofErr w:type="spellStart"/>
      <w:r>
        <w:t>assetsco</w:t>
      </w:r>
      <w:proofErr w:type="spellEnd"/>
      <w:r>
        <w:t xml:space="preserve">/bootstrap </w:t>
      </w:r>
    </w:p>
    <w:p w:rsidR="007B62A9" w:rsidRDefault="007B62A9" w:rsidP="007B62A9">
      <w:pPr>
        <w:pStyle w:val="BodyText"/>
        <w:spacing w:before="0"/>
      </w:pPr>
      <w:r>
        <w:t>/</w:t>
      </w:r>
      <w:proofErr w:type="spellStart"/>
      <w:r>
        <w:t>assetsco</w:t>
      </w:r>
      <w:proofErr w:type="spellEnd"/>
      <w:r>
        <w:t>/bootstrap/</w:t>
      </w:r>
      <w:proofErr w:type="spellStart"/>
      <w:r>
        <w:t>css</w:t>
      </w:r>
      <w:proofErr w:type="spellEnd"/>
      <w:r>
        <w:t xml:space="preserve"> </w:t>
      </w:r>
    </w:p>
    <w:p w:rsidR="007B62A9" w:rsidRDefault="007B62A9" w:rsidP="007B62A9">
      <w:pPr>
        <w:pStyle w:val="BodyText"/>
        <w:spacing w:before="0"/>
      </w:pPr>
      <w:r>
        <w:t>/</w:t>
      </w:r>
      <w:proofErr w:type="spellStart"/>
      <w:r>
        <w:t>assetsco</w:t>
      </w:r>
      <w:proofErr w:type="spellEnd"/>
      <w:r>
        <w:t>/bootstrap/</w:t>
      </w:r>
      <w:proofErr w:type="spellStart"/>
      <w:r>
        <w:t>css</w:t>
      </w:r>
      <w:proofErr w:type="spellEnd"/>
      <w:r>
        <w:t>/</w:t>
      </w:r>
      <w:proofErr w:type="spellStart"/>
      <w:r>
        <w:t>bootstrap.min.css</w:t>
      </w:r>
      <w:proofErr w:type="spellEnd"/>
    </w:p>
    <w:p w:rsidR="007B62A9" w:rsidRDefault="007B62A9" w:rsidP="007B62A9">
      <w:pPr>
        <w:pStyle w:val="BodyText"/>
        <w:spacing w:before="0"/>
      </w:pPr>
      <w:r>
        <w:t>/</w:t>
      </w:r>
      <w:proofErr w:type="spellStart"/>
      <w:r>
        <w:t>assetsco</w:t>
      </w:r>
      <w:proofErr w:type="spellEnd"/>
      <w:r>
        <w:t>/bootstrap/</w:t>
      </w:r>
      <w:proofErr w:type="spellStart"/>
      <w:r>
        <w:t>js</w:t>
      </w:r>
      <w:proofErr w:type="spellEnd"/>
    </w:p>
    <w:p w:rsidR="007B62A9" w:rsidRDefault="007B62A9" w:rsidP="007B62A9">
      <w:pPr>
        <w:pStyle w:val="BodyText"/>
        <w:spacing w:before="0"/>
      </w:pPr>
      <w:r>
        <w:t>/</w:t>
      </w:r>
      <w:proofErr w:type="spellStart"/>
      <w:r>
        <w:t>assetsco</w:t>
      </w:r>
      <w:proofErr w:type="spellEnd"/>
      <w:r>
        <w:t>/bootstrap/</w:t>
      </w:r>
      <w:proofErr w:type="spellStart"/>
      <w:r>
        <w:t>js</w:t>
      </w:r>
      <w:proofErr w:type="spellEnd"/>
      <w:r>
        <w:t>/</w:t>
      </w:r>
      <w:proofErr w:type="spellStart"/>
      <w:r>
        <w:t>bootstrap.bundle.min.js</w:t>
      </w:r>
      <w:proofErr w:type="spellEnd"/>
    </w:p>
    <w:p w:rsidR="007B62A9" w:rsidRDefault="007B62A9" w:rsidP="007B62A9">
      <w:pPr>
        <w:pStyle w:val="BodyText"/>
        <w:spacing w:before="0"/>
      </w:pPr>
      <w:r>
        <w:t>/</w:t>
      </w:r>
      <w:proofErr w:type="spellStart"/>
      <w:r>
        <w:t>assetsco</w:t>
      </w:r>
      <w:proofErr w:type="spellEnd"/>
      <w:r>
        <w:t>/font-awesome</w:t>
      </w:r>
    </w:p>
    <w:p w:rsidR="007B62A9" w:rsidRDefault="007B62A9" w:rsidP="007B62A9">
      <w:pPr>
        <w:pStyle w:val="BodyText"/>
        <w:spacing w:before="0"/>
      </w:pPr>
      <w:r>
        <w:t>/</w:t>
      </w:r>
      <w:proofErr w:type="spellStart"/>
      <w:r>
        <w:t>assetsco</w:t>
      </w:r>
      <w:proofErr w:type="spellEnd"/>
      <w:r>
        <w:t>/font-awesome/</w:t>
      </w:r>
      <w:proofErr w:type="spellStart"/>
      <w:r>
        <w:t>css</w:t>
      </w:r>
      <w:proofErr w:type="spellEnd"/>
      <w:r>
        <w:t xml:space="preserve"> </w:t>
      </w:r>
    </w:p>
    <w:p w:rsidR="007B62A9" w:rsidRDefault="007B62A9" w:rsidP="007B62A9">
      <w:pPr>
        <w:pStyle w:val="BodyText"/>
        <w:spacing w:before="0"/>
      </w:pPr>
      <w:r>
        <w:t>/</w:t>
      </w:r>
      <w:proofErr w:type="spellStart"/>
      <w:r>
        <w:t>assetsco</w:t>
      </w:r>
      <w:proofErr w:type="spellEnd"/>
      <w:r>
        <w:t>/font-awesome/</w:t>
      </w:r>
      <w:proofErr w:type="spellStart"/>
      <w:r>
        <w:t>css</w:t>
      </w:r>
      <w:proofErr w:type="spellEnd"/>
      <w:r>
        <w:t>/font-</w:t>
      </w:r>
      <w:proofErr w:type="spellStart"/>
      <w:r>
        <w:t>awesome.min.css</w:t>
      </w:r>
      <w:proofErr w:type="spellEnd"/>
      <w:r>
        <w:t xml:space="preserve"> </w:t>
      </w:r>
    </w:p>
    <w:p w:rsidR="007B62A9" w:rsidRDefault="007B62A9" w:rsidP="007B62A9">
      <w:pPr>
        <w:pStyle w:val="BodyText"/>
        <w:spacing w:before="0"/>
      </w:pPr>
      <w:r>
        <w:t>/</w:t>
      </w:r>
      <w:proofErr w:type="spellStart"/>
      <w:r>
        <w:t>assetsco</w:t>
      </w:r>
      <w:proofErr w:type="spellEnd"/>
      <w:r>
        <w:t xml:space="preserve">/font-awesome/fonts </w:t>
      </w:r>
    </w:p>
    <w:p w:rsidR="007B62A9" w:rsidRDefault="007B62A9" w:rsidP="007B62A9">
      <w:pPr>
        <w:pStyle w:val="BodyText"/>
        <w:spacing w:before="0"/>
      </w:pPr>
      <w:r>
        <w:t>/</w:t>
      </w:r>
      <w:proofErr w:type="spellStart"/>
      <w:r>
        <w:t>assetsco</w:t>
      </w:r>
      <w:proofErr w:type="spellEnd"/>
      <w:r>
        <w:t xml:space="preserve">/font-awesome/fonts/fontawesome-webfont.woff2 </w:t>
      </w:r>
    </w:p>
    <w:p w:rsidR="007B62A9" w:rsidRDefault="00752A0C" w:rsidP="007B62A9">
      <w:pPr>
        <w:pStyle w:val="BodyText"/>
        <w:spacing w:before="0"/>
      </w:pPr>
      <w:hyperlink r:id="rId31" w:history="1">
        <w:r w:rsidR="007B62A9" w:rsidRPr="007B62A9">
          <w:t>/</w:t>
        </w:r>
        <w:proofErr w:type="spellStart"/>
        <w:r w:rsidR="007B62A9" w:rsidRPr="007B62A9">
          <w:t>assetsco</w:t>
        </w:r>
        <w:proofErr w:type="spellEnd"/>
        <w:r w:rsidR="007B62A9" w:rsidRPr="007B62A9">
          <w:t>/</w:t>
        </w:r>
        <w:proofErr w:type="spellStart"/>
        <w:r w:rsidR="007B62A9" w:rsidRPr="007B62A9">
          <w:t>jquery</w:t>
        </w:r>
        <w:proofErr w:type="spellEnd"/>
      </w:hyperlink>
      <w:r w:rsidR="007B62A9">
        <w:t xml:space="preserve"> </w:t>
      </w:r>
    </w:p>
    <w:p w:rsidR="007B62A9" w:rsidRDefault="007B62A9" w:rsidP="007B62A9">
      <w:pPr>
        <w:pStyle w:val="BodyText"/>
        <w:spacing w:before="0"/>
      </w:pPr>
      <w:r>
        <w:t>/</w:t>
      </w:r>
      <w:proofErr w:type="spellStart"/>
      <w:r>
        <w:t>assetsco</w:t>
      </w:r>
      <w:proofErr w:type="spellEnd"/>
      <w:r>
        <w:t>/</w:t>
      </w:r>
      <w:proofErr w:type="spellStart"/>
      <w:r>
        <w:t>jquery</w:t>
      </w:r>
      <w:proofErr w:type="spellEnd"/>
      <w:r>
        <w:t xml:space="preserve">-easing </w:t>
      </w:r>
    </w:p>
    <w:p w:rsidR="007B62A9" w:rsidRDefault="007B62A9" w:rsidP="007B62A9">
      <w:pPr>
        <w:pStyle w:val="BodyText"/>
        <w:spacing w:before="0"/>
      </w:pPr>
      <w:r>
        <w:t>/</w:t>
      </w:r>
      <w:proofErr w:type="spellStart"/>
      <w:r>
        <w:t>assetsco</w:t>
      </w:r>
      <w:proofErr w:type="spellEnd"/>
      <w:r>
        <w:t>/</w:t>
      </w:r>
      <w:proofErr w:type="spellStart"/>
      <w:r>
        <w:t>jquery</w:t>
      </w:r>
      <w:proofErr w:type="spellEnd"/>
      <w:r>
        <w:t>-easing/</w:t>
      </w:r>
      <w:proofErr w:type="spellStart"/>
      <w:r>
        <w:t>jquery.easing.min.js</w:t>
      </w:r>
      <w:proofErr w:type="spellEnd"/>
      <w:r>
        <w:t xml:space="preserve"> </w:t>
      </w:r>
    </w:p>
    <w:p w:rsidR="007B62A9" w:rsidRDefault="007B62A9" w:rsidP="007B62A9">
      <w:pPr>
        <w:pStyle w:val="BodyText"/>
        <w:spacing w:before="0"/>
      </w:pPr>
      <w:r>
        <w:t>/</w:t>
      </w:r>
      <w:proofErr w:type="spellStart"/>
      <w:r>
        <w:t>assetsco</w:t>
      </w:r>
      <w:proofErr w:type="spellEnd"/>
      <w:r>
        <w:t>/</w:t>
      </w:r>
      <w:proofErr w:type="spellStart"/>
      <w:r>
        <w:t>jquery</w:t>
      </w:r>
      <w:proofErr w:type="spellEnd"/>
      <w:r>
        <w:t>/</w:t>
      </w:r>
      <w:proofErr w:type="spellStart"/>
      <w:r>
        <w:t>jquery.min.js</w:t>
      </w:r>
      <w:proofErr w:type="spellEnd"/>
      <w:r>
        <w:t xml:space="preserve"> </w:t>
      </w:r>
    </w:p>
    <w:p w:rsidR="007B62A9" w:rsidRDefault="007B62A9" w:rsidP="007B62A9">
      <w:pPr>
        <w:pStyle w:val="BodyText"/>
        <w:spacing w:before="0"/>
      </w:pPr>
      <w:r>
        <w:t>/</w:t>
      </w:r>
      <w:proofErr w:type="spellStart"/>
      <w:r>
        <w:t>autonomousorganisation</w:t>
      </w:r>
      <w:proofErr w:type="spellEnd"/>
      <w:r>
        <w:t xml:space="preserve"> </w:t>
      </w:r>
    </w:p>
    <w:p w:rsidR="007B62A9" w:rsidRDefault="00752A0C" w:rsidP="007B62A9">
      <w:pPr>
        <w:pStyle w:val="BodyText"/>
        <w:spacing w:before="0"/>
      </w:pPr>
      <w:hyperlink r:id="rId32" w:history="1">
        <w:r w:rsidR="007B62A9" w:rsidRPr="007B62A9">
          <w:t>/</w:t>
        </w:r>
        <w:proofErr w:type="spellStart"/>
        <w:r w:rsidR="007B62A9" w:rsidRPr="007B62A9">
          <w:t>ca_aooffice</w:t>
        </w:r>
        <w:proofErr w:type="spellEnd"/>
      </w:hyperlink>
      <w:r w:rsidR="007B62A9">
        <w:t xml:space="preserve"> </w:t>
      </w:r>
    </w:p>
    <w:p w:rsidR="007B62A9" w:rsidRDefault="00752A0C" w:rsidP="007B62A9">
      <w:pPr>
        <w:pStyle w:val="BodyText"/>
        <w:spacing w:before="0"/>
      </w:pPr>
      <w:hyperlink r:id="rId33" w:history="1">
        <w:r w:rsidR="007B62A9" w:rsidRPr="007B62A9">
          <w:t>/</w:t>
        </w:r>
        <w:proofErr w:type="spellStart"/>
        <w:r w:rsidR="007B62A9" w:rsidRPr="007B62A9">
          <w:t>ca_AUOrganisations</w:t>
        </w:r>
        <w:proofErr w:type="spellEnd"/>
      </w:hyperlink>
      <w:r w:rsidR="007B62A9">
        <w:t xml:space="preserve"> </w:t>
      </w:r>
    </w:p>
    <w:p w:rsidR="007B62A9" w:rsidRDefault="00752A0C" w:rsidP="007B62A9">
      <w:pPr>
        <w:pStyle w:val="BodyText"/>
        <w:spacing w:before="0"/>
      </w:pPr>
      <w:hyperlink r:id="rId34" w:history="1">
        <w:r w:rsidR="007B62A9" w:rsidRPr="007B62A9">
          <w:t>/</w:t>
        </w:r>
        <w:proofErr w:type="spellStart"/>
        <w:r w:rsidR="007B62A9" w:rsidRPr="007B62A9">
          <w:t>ca_districts</w:t>
        </w:r>
        <w:proofErr w:type="spellEnd"/>
      </w:hyperlink>
      <w:r w:rsidR="007B62A9">
        <w:t xml:space="preserve"> </w:t>
      </w:r>
    </w:p>
    <w:p w:rsidR="007B62A9" w:rsidRDefault="00752A0C" w:rsidP="007B62A9">
      <w:pPr>
        <w:pStyle w:val="BodyText"/>
        <w:spacing w:before="0"/>
      </w:pPr>
      <w:hyperlink r:id="rId35" w:history="1">
        <w:r w:rsidR="007B62A9" w:rsidRPr="007B62A9">
          <w:t>/</w:t>
        </w:r>
        <w:proofErr w:type="spellStart"/>
        <w:r w:rsidR="007B62A9" w:rsidRPr="007B62A9">
          <w:t>ca_HeadsofDep</w:t>
        </w:r>
        <w:proofErr w:type="spellEnd"/>
      </w:hyperlink>
      <w:r w:rsidR="007B62A9">
        <w:t xml:space="preserve"> </w:t>
      </w:r>
    </w:p>
    <w:p w:rsidR="007B62A9" w:rsidRDefault="00752A0C" w:rsidP="007B62A9">
      <w:pPr>
        <w:pStyle w:val="BodyText"/>
        <w:spacing w:before="0"/>
      </w:pPr>
      <w:hyperlink r:id="rId36" w:history="1">
        <w:r w:rsidR="007B62A9" w:rsidRPr="007B62A9">
          <w:t>/</w:t>
        </w:r>
        <w:proofErr w:type="spellStart"/>
        <w:r w:rsidR="007B62A9" w:rsidRPr="007B62A9">
          <w:t>ca_hodoffices</w:t>
        </w:r>
        <w:proofErr w:type="spellEnd"/>
      </w:hyperlink>
      <w:r w:rsidR="007B62A9">
        <w:t xml:space="preserve"> </w:t>
      </w:r>
    </w:p>
    <w:p w:rsidR="007B62A9" w:rsidRDefault="00752A0C" w:rsidP="007B62A9">
      <w:pPr>
        <w:pStyle w:val="BodyText"/>
        <w:spacing w:before="0"/>
      </w:pPr>
      <w:hyperlink r:id="rId37" w:history="1">
        <w:r w:rsidR="007B62A9" w:rsidRPr="007B62A9">
          <w:t>/</w:t>
        </w:r>
        <w:proofErr w:type="spellStart"/>
        <w:r w:rsidR="007B62A9" w:rsidRPr="007B62A9">
          <w:t>ca_mandals</w:t>
        </w:r>
        <w:proofErr w:type="spellEnd"/>
      </w:hyperlink>
      <w:r w:rsidR="007B62A9">
        <w:t xml:space="preserve"> </w:t>
      </w:r>
    </w:p>
    <w:p w:rsidR="007B62A9" w:rsidRDefault="007B62A9" w:rsidP="007B62A9">
      <w:pPr>
        <w:pStyle w:val="BodyText"/>
        <w:spacing w:before="0"/>
      </w:pPr>
      <w:r>
        <w:t>/</w:t>
      </w:r>
      <w:proofErr w:type="spellStart"/>
      <w:r>
        <w:t>ca_municipalareas</w:t>
      </w:r>
      <w:proofErr w:type="spellEnd"/>
      <w:r>
        <w:t xml:space="preserve"> </w:t>
      </w:r>
    </w:p>
    <w:p w:rsidR="007B62A9" w:rsidRDefault="00752A0C" w:rsidP="007B62A9">
      <w:pPr>
        <w:pStyle w:val="BodyText"/>
        <w:spacing w:before="0"/>
      </w:pPr>
      <w:hyperlink r:id="rId38" w:history="1">
        <w:r w:rsidR="007B62A9" w:rsidRPr="007B62A9">
          <w:t>/</w:t>
        </w:r>
        <w:proofErr w:type="spellStart"/>
        <w:r w:rsidR="007B62A9" w:rsidRPr="007B62A9">
          <w:t>ca_municipalwards</w:t>
        </w:r>
        <w:proofErr w:type="spellEnd"/>
      </w:hyperlink>
      <w:r w:rsidR="007B62A9">
        <w:t xml:space="preserve"> </w:t>
      </w:r>
    </w:p>
    <w:p w:rsidR="007B62A9" w:rsidRDefault="007B62A9" w:rsidP="007B62A9">
      <w:pPr>
        <w:pStyle w:val="BodyText"/>
        <w:spacing w:before="0"/>
      </w:pPr>
      <w:r>
        <w:t>/</w:t>
      </w:r>
      <w:proofErr w:type="spellStart"/>
      <w:r>
        <w:t>ca_officeheads</w:t>
      </w:r>
      <w:proofErr w:type="spellEnd"/>
      <w:r>
        <w:t xml:space="preserve"> </w:t>
      </w:r>
    </w:p>
    <w:p w:rsidR="007B62A9" w:rsidRDefault="00752A0C" w:rsidP="007B62A9">
      <w:pPr>
        <w:pStyle w:val="BodyText"/>
        <w:spacing w:before="0"/>
      </w:pPr>
      <w:hyperlink r:id="rId39" w:history="1">
        <w:r w:rsidR="007B62A9" w:rsidRPr="007B62A9">
          <w:t>/ca_officeheads.aspx</w:t>
        </w:r>
      </w:hyperlink>
      <w:r w:rsidR="007B62A9">
        <w:t xml:space="preserve"> </w:t>
      </w:r>
    </w:p>
    <w:p w:rsidR="007B62A9" w:rsidRDefault="007B62A9" w:rsidP="007B62A9">
      <w:pPr>
        <w:pStyle w:val="BodyText"/>
        <w:spacing w:before="0"/>
      </w:pPr>
      <w:r>
        <w:t>/</w:t>
      </w:r>
      <w:proofErr w:type="spellStart"/>
      <w:r>
        <w:t>ca_panchayats</w:t>
      </w:r>
      <w:proofErr w:type="spellEnd"/>
      <w:r>
        <w:t xml:space="preserve"> </w:t>
      </w:r>
    </w:p>
    <w:p w:rsidR="007B62A9" w:rsidRDefault="007B62A9" w:rsidP="007B62A9">
      <w:pPr>
        <w:pStyle w:val="BodyText"/>
        <w:spacing w:before="0"/>
      </w:pPr>
      <w:r>
        <w:t>/</w:t>
      </w:r>
      <w:proofErr w:type="spellStart"/>
      <w:r>
        <w:t>ca_panchayatshabitation</w:t>
      </w:r>
      <w:proofErr w:type="spellEnd"/>
      <w:r>
        <w:t xml:space="preserve"> </w:t>
      </w:r>
    </w:p>
    <w:p w:rsidR="007B62A9" w:rsidRDefault="007B62A9" w:rsidP="007B62A9">
      <w:pPr>
        <w:pStyle w:val="BodyText"/>
        <w:spacing w:before="0"/>
      </w:pPr>
      <w:r>
        <w:t>/</w:t>
      </w:r>
      <w:proofErr w:type="spellStart"/>
      <w:r>
        <w:t>ca_postcategorycodes</w:t>
      </w:r>
      <w:proofErr w:type="spellEnd"/>
      <w:r>
        <w:t xml:space="preserve"> </w:t>
      </w:r>
    </w:p>
    <w:p w:rsidR="007B62A9" w:rsidRDefault="007B62A9" w:rsidP="007B62A9">
      <w:pPr>
        <w:pStyle w:val="BodyText"/>
        <w:spacing w:before="0"/>
      </w:pPr>
      <w:r>
        <w:t>/</w:t>
      </w:r>
      <w:proofErr w:type="spellStart"/>
      <w:r>
        <w:t>ca_revenuehabitation</w:t>
      </w:r>
      <w:proofErr w:type="spellEnd"/>
      <w:r>
        <w:t xml:space="preserve"> </w:t>
      </w:r>
    </w:p>
    <w:p w:rsidR="007B62A9" w:rsidRDefault="00752A0C" w:rsidP="007B62A9">
      <w:pPr>
        <w:pStyle w:val="BodyText"/>
        <w:spacing w:before="0"/>
      </w:pPr>
      <w:hyperlink r:id="rId40" w:history="1">
        <w:r w:rsidR="007B62A9" w:rsidRPr="007B62A9">
          <w:t>/</w:t>
        </w:r>
        <w:proofErr w:type="spellStart"/>
        <w:r w:rsidR="007B62A9" w:rsidRPr="007B62A9">
          <w:t>ca_revenuevillages</w:t>
        </w:r>
        <w:proofErr w:type="spellEnd"/>
      </w:hyperlink>
      <w:r w:rsidR="007B62A9">
        <w:t xml:space="preserve"> </w:t>
      </w:r>
    </w:p>
    <w:p w:rsidR="007B62A9" w:rsidRDefault="00752A0C" w:rsidP="007B62A9">
      <w:pPr>
        <w:pStyle w:val="BodyText"/>
        <w:spacing w:before="0"/>
      </w:pPr>
      <w:hyperlink r:id="rId41" w:history="1">
        <w:r w:rsidR="007B62A9" w:rsidRPr="007B62A9">
          <w:t>/</w:t>
        </w:r>
        <w:proofErr w:type="spellStart"/>
        <w:r w:rsidR="007B62A9" w:rsidRPr="007B62A9">
          <w:t>ca_sectdep</w:t>
        </w:r>
        <w:proofErr w:type="spellEnd"/>
      </w:hyperlink>
      <w:r w:rsidR="007B62A9">
        <w:t xml:space="preserve"> </w:t>
      </w:r>
    </w:p>
    <w:p w:rsidR="007B62A9" w:rsidRDefault="00752A0C" w:rsidP="007B62A9">
      <w:pPr>
        <w:pStyle w:val="BodyText"/>
        <w:spacing w:before="0"/>
      </w:pPr>
      <w:hyperlink r:id="rId42" w:history="1">
        <w:r w:rsidR="007B62A9" w:rsidRPr="007B62A9">
          <w:t>/</w:t>
        </w:r>
        <w:proofErr w:type="spellStart"/>
        <w:r w:rsidR="007B62A9" w:rsidRPr="007B62A9">
          <w:t>ca_servicecodes</w:t>
        </w:r>
        <w:proofErr w:type="spellEnd"/>
      </w:hyperlink>
      <w:r w:rsidR="007B62A9">
        <w:t xml:space="preserve"> </w:t>
      </w:r>
    </w:p>
    <w:p w:rsidR="007B62A9" w:rsidRDefault="00752A0C" w:rsidP="007B62A9">
      <w:pPr>
        <w:pStyle w:val="BodyText"/>
        <w:spacing w:before="0"/>
      </w:pPr>
      <w:hyperlink r:id="rId43" w:history="1">
        <w:r w:rsidR="007B62A9" w:rsidRPr="007B62A9">
          <w:t>/</w:t>
        </w:r>
        <w:proofErr w:type="spellStart"/>
        <w:r w:rsidR="007B62A9" w:rsidRPr="007B62A9">
          <w:t>ca_StateUnits</w:t>
        </w:r>
        <w:proofErr w:type="spellEnd"/>
      </w:hyperlink>
      <w:r w:rsidR="007B62A9">
        <w:t xml:space="preserve"> </w:t>
      </w:r>
    </w:p>
    <w:p w:rsidR="007B62A9" w:rsidRDefault="00752A0C" w:rsidP="007B62A9">
      <w:pPr>
        <w:pStyle w:val="BodyText"/>
        <w:spacing w:before="0"/>
      </w:pPr>
      <w:hyperlink r:id="rId44" w:history="1">
        <w:r w:rsidR="007B62A9" w:rsidRPr="007B62A9">
          <w:t>/</w:t>
        </w:r>
        <w:proofErr w:type="spellStart"/>
        <w:r w:rsidR="007B62A9" w:rsidRPr="007B62A9">
          <w:t>ca_suoffices</w:t>
        </w:r>
        <w:proofErr w:type="spellEnd"/>
      </w:hyperlink>
      <w:r w:rsidR="007B62A9">
        <w:t xml:space="preserve"> </w:t>
      </w:r>
    </w:p>
    <w:p w:rsidR="007B62A9" w:rsidRDefault="00752A0C" w:rsidP="007B62A9">
      <w:pPr>
        <w:pStyle w:val="BodyText"/>
        <w:spacing w:before="0"/>
      </w:pPr>
      <w:hyperlink r:id="rId45" w:history="1">
        <w:r w:rsidR="007B62A9" w:rsidRPr="007B62A9">
          <w:t>/</w:t>
        </w:r>
        <w:proofErr w:type="spellStart"/>
        <w:r w:rsidR="007B62A9" w:rsidRPr="007B62A9">
          <w:t>ChangePassword</w:t>
        </w:r>
        <w:proofErr w:type="spellEnd"/>
      </w:hyperlink>
      <w:r w:rsidR="007B62A9">
        <w:t xml:space="preserve"> </w:t>
      </w:r>
    </w:p>
    <w:p w:rsidR="007B62A9" w:rsidRDefault="00752A0C" w:rsidP="007B62A9">
      <w:pPr>
        <w:pStyle w:val="BodyText"/>
        <w:spacing w:before="0"/>
      </w:pPr>
      <w:hyperlink r:id="rId46" w:history="1">
        <w:r w:rsidR="007B62A9" w:rsidRPr="007B62A9">
          <w:t>/co</w:t>
        </w:r>
      </w:hyperlink>
      <w:r w:rsidR="007B62A9">
        <w:t xml:space="preserve"> </w:t>
      </w:r>
    </w:p>
    <w:p w:rsidR="007B62A9" w:rsidRDefault="00752A0C" w:rsidP="007B62A9">
      <w:pPr>
        <w:pStyle w:val="BodyText"/>
        <w:spacing w:before="0"/>
      </w:pPr>
      <w:hyperlink r:id="rId47" w:history="1">
        <w:r w:rsidR="007B62A9" w:rsidRPr="007B62A9">
          <w:t>/co/officeinfo.aspx</w:t>
        </w:r>
      </w:hyperlink>
      <w:r w:rsidR="007B62A9">
        <w:t xml:space="preserve"> </w:t>
      </w:r>
    </w:p>
    <w:p w:rsidR="007B62A9" w:rsidRDefault="00752A0C" w:rsidP="007B62A9">
      <w:pPr>
        <w:pStyle w:val="BodyText"/>
        <w:spacing w:before="0"/>
      </w:pPr>
      <w:hyperlink r:id="rId48" w:history="1">
        <w:r w:rsidR="007B62A9" w:rsidRPr="007B62A9">
          <w:t>/code</w:t>
        </w:r>
      </w:hyperlink>
      <w:r w:rsidR="007B62A9">
        <w:t xml:space="preserve"> </w:t>
      </w:r>
    </w:p>
    <w:p w:rsidR="007B62A9" w:rsidRDefault="00752A0C" w:rsidP="007B62A9">
      <w:pPr>
        <w:pStyle w:val="BodyText"/>
        <w:spacing w:before="0"/>
      </w:pPr>
      <w:hyperlink r:id="rId49" w:history="1">
        <w:r w:rsidR="007B62A9" w:rsidRPr="007B62A9">
          <w:t>/code/</w:t>
        </w:r>
        <w:proofErr w:type="spellStart"/>
        <w:r w:rsidR="007B62A9" w:rsidRPr="007B62A9">
          <w:t>fa</w:t>
        </w:r>
        <w:proofErr w:type="spellEnd"/>
        <w:r w:rsidR="007B62A9" w:rsidRPr="007B62A9">
          <w:t>-icons</w:t>
        </w:r>
      </w:hyperlink>
      <w:r w:rsidR="007B62A9">
        <w:t xml:space="preserve"> </w:t>
      </w:r>
    </w:p>
    <w:p w:rsidR="007B62A9" w:rsidRDefault="00752A0C" w:rsidP="007B62A9">
      <w:pPr>
        <w:pStyle w:val="BodyText"/>
        <w:spacing w:before="0"/>
      </w:pPr>
      <w:hyperlink r:id="rId50" w:history="1">
        <w:r w:rsidR="007B62A9" w:rsidRPr="007B62A9">
          <w:t>/code/</w:t>
        </w:r>
        <w:proofErr w:type="spellStart"/>
        <w:r w:rsidR="007B62A9" w:rsidRPr="007B62A9">
          <w:t>fa</w:t>
        </w:r>
        <w:proofErr w:type="spellEnd"/>
        <w:r w:rsidR="007B62A9" w:rsidRPr="007B62A9">
          <w:t>-icons/</w:t>
        </w:r>
        <w:proofErr w:type="spellStart"/>
        <w:r w:rsidR="007B62A9" w:rsidRPr="007B62A9">
          <w:t>css</w:t>
        </w:r>
        <w:proofErr w:type="spellEnd"/>
      </w:hyperlink>
      <w:r w:rsidR="007B62A9">
        <w:t xml:space="preserve"> </w:t>
      </w:r>
    </w:p>
    <w:p w:rsidR="007B62A9" w:rsidRDefault="007B62A9" w:rsidP="007B62A9">
      <w:pPr>
        <w:pStyle w:val="BodyText"/>
        <w:spacing w:before="0"/>
      </w:pPr>
      <w:r>
        <w:t>/code/</w:t>
      </w:r>
      <w:proofErr w:type="spellStart"/>
      <w:r>
        <w:t>fa</w:t>
      </w:r>
      <w:proofErr w:type="spellEnd"/>
      <w:r>
        <w:t>-icons/</w:t>
      </w:r>
      <w:proofErr w:type="spellStart"/>
      <w:r>
        <w:t>css</w:t>
      </w:r>
      <w:proofErr w:type="spellEnd"/>
      <w:r>
        <w:t>/</w:t>
      </w:r>
      <w:proofErr w:type="spellStart"/>
      <w:r>
        <w:t>fontawesome-all.min.css</w:t>
      </w:r>
      <w:proofErr w:type="spellEnd"/>
      <w:r>
        <w:t xml:space="preserve"> </w:t>
      </w:r>
    </w:p>
    <w:p w:rsidR="007B62A9" w:rsidRDefault="007B62A9" w:rsidP="007B62A9">
      <w:pPr>
        <w:pStyle w:val="BodyText"/>
        <w:spacing w:before="0"/>
      </w:pPr>
      <w:r>
        <w:t>/</w:t>
      </w:r>
      <w:proofErr w:type="spellStart"/>
      <w:r>
        <w:t>codesadmin</w:t>
      </w:r>
      <w:proofErr w:type="spellEnd"/>
      <w:r>
        <w:t xml:space="preserve"> </w:t>
      </w:r>
    </w:p>
    <w:p w:rsidR="007B62A9" w:rsidRDefault="007B62A9" w:rsidP="007B62A9">
      <w:pPr>
        <w:pStyle w:val="BodyText"/>
        <w:spacing w:before="0"/>
      </w:pPr>
      <w:r>
        <w:t>/</w:t>
      </w:r>
      <w:proofErr w:type="spellStart"/>
      <w:r>
        <w:t>codesadmin</w:t>
      </w:r>
      <w:proofErr w:type="spellEnd"/>
      <w:r>
        <w:t>/</w:t>
      </w:r>
      <w:proofErr w:type="spellStart"/>
      <w:r>
        <w:t>accountactivity</w:t>
      </w:r>
      <w:proofErr w:type="spellEnd"/>
      <w:r>
        <w:t xml:space="preserve"> </w:t>
      </w:r>
    </w:p>
    <w:p w:rsidR="007B62A9" w:rsidRDefault="007B62A9" w:rsidP="007B62A9">
      <w:pPr>
        <w:pStyle w:val="BodyText"/>
        <w:spacing w:before="0"/>
      </w:pPr>
      <w:r>
        <w:t>/</w:t>
      </w:r>
      <w:proofErr w:type="spellStart"/>
      <w:r>
        <w:t>codesadmin</w:t>
      </w:r>
      <w:proofErr w:type="spellEnd"/>
      <w:r>
        <w:t>/</w:t>
      </w:r>
      <w:proofErr w:type="spellStart"/>
      <w:r>
        <w:t>AddNewUser</w:t>
      </w:r>
      <w:proofErr w:type="spellEnd"/>
      <w:r>
        <w:t xml:space="preserve"> </w:t>
      </w:r>
    </w:p>
    <w:p w:rsidR="007B62A9" w:rsidRDefault="007B62A9" w:rsidP="007B62A9">
      <w:pPr>
        <w:pStyle w:val="BodyText"/>
        <w:spacing w:before="0"/>
      </w:pPr>
      <w:r>
        <w:t>/</w:t>
      </w:r>
      <w:proofErr w:type="spellStart"/>
      <w:r>
        <w:t>codesadmin</w:t>
      </w:r>
      <w:proofErr w:type="spellEnd"/>
      <w:r>
        <w:t>/</w:t>
      </w:r>
      <w:proofErr w:type="spellStart"/>
      <w:r>
        <w:t>ca_aooffice</w:t>
      </w:r>
      <w:proofErr w:type="spellEnd"/>
      <w:r>
        <w:t xml:space="preserve"> </w:t>
      </w:r>
    </w:p>
    <w:p w:rsidR="007B62A9" w:rsidRDefault="007B62A9" w:rsidP="007B62A9">
      <w:pPr>
        <w:pStyle w:val="BodyText"/>
        <w:spacing w:before="0"/>
      </w:pPr>
      <w:r>
        <w:t>/</w:t>
      </w:r>
      <w:proofErr w:type="spellStart"/>
      <w:r>
        <w:t>codesadmin</w:t>
      </w:r>
      <w:proofErr w:type="spellEnd"/>
      <w:r>
        <w:t>/</w:t>
      </w:r>
      <w:proofErr w:type="spellStart"/>
      <w:r>
        <w:t>ca_AUOrganisations</w:t>
      </w:r>
      <w:proofErr w:type="spellEnd"/>
      <w:r>
        <w:t xml:space="preserve"> </w:t>
      </w:r>
    </w:p>
    <w:p w:rsidR="007B62A9" w:rsidRDefault="007B62A9" w:rsidP="007B62A9">
      <w:pPr>
        <w:pStyle w:val="BodyText"/>
        <w:spacing w:before="0"/>
      </w:pPr>
      <w:r>
        <w:t>/</w:t>
      </w:r>
      <w:proofErr w:type="spellStart"/>
      <w:r>
        <w:t>codesadmin</w:t>
      </w:r>
      <w:proofErr w:type="spellEnd"/>
      <w:r>
        <w:t>/</w:t>
      </w:r>
      <w:proofErr w:type="spellStart"/>
      <w:r>
        <w:t>ca_districts</w:t>
      </w:r>
      <w:proofErr w:type="spellEnd"/>
      <w:r>
        <w:t xml:space="preserve"> </w:t>
      </w:r>
    </w:p>
    <w:p w:rsidR="007B62A9" w:rsidRDefault="007B62A9" w:rsidP="007B62A9">
      <w:pPr>
        <w:pStyle w:val="BodyText"/>
        <w:spacing w:before="0"/>
      </w:pPr>
      <w:r>
        <w:t>/</w:t>
      </w:r>
      <w:proofErr w:type="spellStart"/>
      <w:r>
        <w:t>codesadmin</w:t>
      </w:r>
      <w:proofErr w:type="spellEnd"/>
      <w:r>
        <w:t>/</w:t>
      </w:r>
      <w:proofErr w:type="spellStart"/>
      <w:r>
        <w:t>ca_HeadsofDep</w:t>
      </w:r>
      <w:proofErr w:type="spellEnd"/>
      <w:r>
        <w:t xml:space="preserve"> </w:t>
      </w:r>
    </w:p>
    <w:p w:rsidR="007B62A9" w:rsidRDefault="007B62A9" w:rsidP="007B62A9">
      <w:pPr>
        <w:pStyle w:val="BodyText"/>
        <w:spacing w:before="0"/>
      </w:pPr>
      <w:r>
        <w:t>/</w:t>
      </w:r>
      <w:proofErr w:type="spellStart"/>
      <w:r>
        <w:t>codesadmin</w:t>
      </w:r>
      <w:proofErr w:type="spellEnd"/>
      <w:r>
        <w:t>/</w:t>
      </w:r>
      <w:proofErr w:type="spellStart"/>
      <w:r>
        <w:t>ca_hodoffices</w:t>
      </w:r>
      <w:proofErr w:type="spellEnd"/>
      <w:r>
        <w:t xml:space="preserve"> </w:t>
      </w:r>
    </w:p>
    <w:p w:rsidR="007B62A9" w:rsidRDefault="007B62A9" w:rsidP="007B62A9">
      <w:pPr>
        <w:pStyle w:val="BodyText"/>
        <w:spacing w:before="0"/>
      </w:pPr>
      <w:r>
        <w:t>/</w:t>
      </w:r>
      <w:proofErr w:type="spellStart"/>
      <w:r>
        <w:t>codesadmin</w:t>
      </w:r>
      <w:proofErr w:type="spellEnd"/>
      <w:r>
        <w:t xml:space="preserve">/ca_hodoffices.aspx </w:t>
      </w:r>
    </w:p>
    <w:p w:rsidR="007B62A9" w:rsidRDefault="007B62A9" w:rsidP="007B62A9">
      <w:pPr>
        <w:pStyle w:val="BodyText"/>
        <w:spacing w:before="0"/>
      </w:pPr>
      <w:r>
        <w:t>/</w:t>
      </w:r>
      <w:proofErr w:type="spellStart"/>
      <w:r>
        <w:t>codesadmin</w:t>
      </w:r>
      <w:proofErr w:type="spellEnd"/>
      <w:r>
        <w:t>/</w:t>
      </w:r>
      <w:proofErr w:type="spellStart"/>
      <w:r>
        <w:t>ca_mandals</w:t>
      </w:r>
      <w:proofErr w:type="spellEnd"/>
      <w:r>
        <w:t xml:space="preserve"> </w:t>
      </w:r>
    </w:p>
    <w:p w:rsidR="007B62A9" w:rsidRDefault="007B62A9" w:rsidP="007B62A9">
      <w:pPr>
        <w:pStyle w:val="BodyText"/>
        <w:spacing w:before="0"/>
      </w:pPr>
      <w:r>
        <w:t>/</w:t>
      </w:r>
      <w:proofErr w:type="spellStart"/>
      <w:r>
        <w:t>codesadmin</w:t>
      </w:r>
      <w:proofErr w:type="spellEnd"/>
      <w:r>
        <w:t>/</w:t>
      </w:r>
      <w:proofErr w:type="spellStart"/>
      <w:r>
        <w:t>ca_municipalareas</w:t>
      </w:r>
      <w:proofErr w:type="spellEnd"/>
      <w:r>
        <w:t xml:space="preserve"> </w:t>
      </w:r>
    </w:p>
    <w:p w:rsidR="007B62A9" w:rsidRDefault="007B62A9" w:rsidP="007B62A9">
      <w:pPr>
        <w:pStyle w:val="BodyText"/>
        <w:spacing w:before="0"/>
      </w:pPr>
      <w:r>
        <w:t>/</w:t>
      </w:r>
      <w:proofErr w:type="spellStart"/>
      <w:r>
        <w:t>codesadmin</w:t>
      </w:r>
      <w:proofErr w:type="spellEnd"/>
      <w:r>
        <w:t>/</w:t>
      </w:r>
      <w:proofErr w:type="spellStart"/>
      <w:r>
        <w:t>ca_municipalwards</w:t>
      </w:r>
      <w:proofErr w:type="spellEnd"/>
      <w:r>
        <w:t xml:space="preserve"> </w:t>
      </w:r>
    </w:p>
    <w:p w:rsidR="007B62A9" w:rsidRDefault="007B62A9" w:rsidP="007B62A9">
      <w:pPr>
        <w:pStyle w:val="BodyText"/>
        <w:spacing w:before="0"/>
      </w:pPr>
      <w:r>
        <w:t>/</w:t>
      </w:r>
      <w:proofErr w:type="spellStart"/>
      <w:r>
        <w:t>codesadmin</w:t>
      </w:r>
      <w:proofErr w:type="spellEnd"/>
      <w:r>
        <w:t>/</w:t>
      </w:r>
      <w:proofErr w:type="spellStart"/>
      <w:r>
        <w:t>ca_officeheads</w:t>
      </w:r>
      <w:proofErr w:type="spellEnd"/>
      <w:r>
        <w:t xml:space="preserve"> </w:t>
      </w:r>
    </w:p>
    <w:p w:rsidR="007B62A9" w:rsidRDefault="007B62A9" w:rsidP="007B62A9">
      <w:pPr>
        <w:pStyle w:val="BodyText"/>
        <w:spacing w:before="0"/>
      </w:pPr>
      <w:r>
        <w:t>/</w:t>
      </w:r>
      <w:proofErr w:type="spellStart"/>
      <w:r>
        <w:t>codesadmin</w:t>
      </w:r>
      <w:proofErr w:type="spellEnd"/>
      <w:r>
        <w:t xml:space="preserve">/ca_officeheads.aspx </w:t>
      </w:r>
    </w:p>
    <w:p w:rsidR="007B62A9" w:rsidRDefault="007B62A9" w:rsidP="007B62A9">
      <w:pPr>
        <w:pStyle w:val="BodyText"/>
        <w:spacing w:before="0"/>
      </w:pPr>
      <w:r>
        <w:t>/</w:t>
      </w:r>
      <w:proofErr w:type="spellStart"/>
      <w:r>
        <w:t>codesadmin</w:t>
      </w:r>
      <w:proofErr w:type="spellEnd"/>
      <w:r>
        <w:t>/</w:t>
      </w:r>
      <w:proofErr w:type="spellStart"/>
      <w:r>
        <w:t>ca_panchayats</w:t>
      </w:r>
      <w:proofErr w:type="spellEnd"/>
      <w:r>
        <w:t xml:space="preserve"> </w:t>
      </w:r>
    </w:p>
    <w:p w:rsidR="007B62A9" w:rsidRDefault="007B62A9" w:rsidP="007B62A9">
      <w:pPr>
        <w:pStyle w:val="BodyText"/>
        <w:spacing w:before="0"/>
      </w:pPr>
      <w:r>
        <w:t>/</w:t>
      </w:r>
      <w:proofErr w:type="spellStart"/>
      <w:r>
        <w:t>codesadmin</w:t>
      </w:r>
      <w:proofErr w:type="spellEnd"/>
      <w:r>
        <w:t>/</w:t>
      </w:r>
      <w:proofErr w:type="spellStart"/>
      <w:r>
        <w:t>ca_panchayatshabitation</w:t>
      </w:r>
      <w:proofErr w:type="spellEnd"/>
      <w:r>
        <w:t xml:space="preserve"> </w:t>
      </w:r>
    </w:p>
    <w:p w:rsidR="007B62A9" w:rsidRDefault="007B62A9" w:rsidP="007B62A9">
      <w:pPr>
        <w:pStyle w:val="BodyText"/>
        <w:spacing w:before="0"/>
      </w:pPr>
      <w:r>
        <w:t>/</w:t>
      </w:r>
      <w:proofErr w:type="spellStart"/>
      <w:r>
        <w:t>codesadmin</w:t>
      </w:r>
      <w:proofErr w:type="spellEnd"/>
      <w:r>
        <w:t>/</w:t>
      </w:r>
      <w:proofErr w:type="spellStart"/>
      <w:r>
        <w:t>ca_postcategorycodes</w:t>
      </w:r>
      <w:proofErr w:type="spellEnd"/>
      <w:r>
        <w:t xml:space="preserve"> </w:t>
      </w:r>
    </w:p>
    <w:p w:rsidR="007B62A9" w:rsidRDefault="007B62A9" w:rsidP="007B62A9">
      <w:pPr>
        <w:pStyle w:val="BodyText"/>
        <w:spacing w:before="0"/>
      </w:pPr>
      <w:r>
        <w:t>/</w:t>
      </w:r>
      <w:proofErr w:type="spellStart"/>
      <w:r>
        <w:t>codesadmin</w:t>
      </w:r>
      <w:proofErr w:type="spellEnd"/>
      <w:r>
        <w:t>/</w:t>
      </w:r>
      <w:proofErr w:type="spellStart"/>
      <w:r>
        <w:t>ca_revenuehabitation</w:t>
      </w:r>
      <w:proofErr w:type="spellEnd"/>
      <w:r>
        <w:t xml:space="preserve"> </w:t>
      </w:r>
    </w:p>
    <w:p w:rsidR="007B62A9" w:rsidRDefault="007B62A9" w:rsidP="007B62A9">
      <w:pPr>
        <w:pStyle w:val="BodyText"/>
        <w:spacing w:before="0"/>
      </w:pPr>
      <w:r>
        <w:t>/</w:t>
      </w:r>
      <w:proofErr w:type="spellStart"/>
      <w:r>
        <w:t>codesadmin</w:t>
      </w:r>
      <w:proofErr w:type="spellEnd"/>
      <w:r>
        <w:t>/</w:t>
      </w:r>
      <w:proofErr w:type="spellStart"/>
      <w:r>
        <w:t>ca_revenuevillages</w:t>
      </w:r>
      <w:proofErr w:type="spellEnd"/>
      <w:r>
        <w:t xml:space="preserve"> </w:t>
      </w:r>
    </w:p>
    <w:p w:rsidR="007B62A9" w:rsidRDefault="00752A0C" w:rsidP="007B62A9">
      <w:pPr>
        <w:pStyle w:val="BodyText"/>
        <w:spacing w:before="0"/>
      </w:pPr>
      <w:hyperlink r:id="rId51" w:history="1">
        <w:r w:rsidR="007B62A9" w:rsidRPr="007B62A9">
          <w:t>/</w:t>
        </w:r>
        <w:proofErr w:type="spellStart"/>
        <w:r w:rsidR="007B62A9" w:rsidRPr="007B62A9">
          <w:t>codesadmin</w:t>
        </w:r>
        <w:proofErr w:type="spellEnd"/>
        <w:r w:rsidR="007B62A9" w:rsidRPr="007B62A9">
          <w:t>/</w:t>
        </w:r>
        <w:proofErr w:type="spellStart"/>
        <w:r w:rsidR="007B62A9" w:rsidRPr="007B62A9">
          <w:t>ca_sectdep</w:t>
        </w:r>
        <w:proofErr w:type="spellEnd"/>
      </w:hyperlink>
    </w:p>
    <w:p w:rsidR="007B62A9" w:rsidRDefault="007B62A9" w:rsidP="007B62A9">
      <w:pPr>
        <w:pStyle w:val="BodyText"/>
        <w:spacing w:before="0"/>
      </w:pPr>
      <w:r>
        <w:t>/</w:t>
      </w:r>
      <w:proofErr w:type="spellStart"/>
      <w:r>
        <w:t>codesadmin</w:t>
      </w:r>
      <w:proofErr w:type="spellEnd"/>
      <w:r>
        <w:t>/</w:t>
      </w:r>
      <w:proofErr w:type="spellStart"/>
      <w:r>
        <w:t>ca_servicecodes</w:t>
      </w:r>
      <w:proofErr w:type="spellEnd"/>
      <w:r>
        <w:t xml:space="preserve"> </w:t>
      </w:r>
    </w:p>
    <w:p w:rsidR="007B62A9" w:rsidRDefault="007B62A9" w:rsidP="007B62A9">
      <w:pPr>
        <w:pStyle w:val="BodyText"/>
        <w:spacing w:before="0"/>
      </w:pPr>
      <w:r>
        <w:t>/</w:t>
      </w:r>
      <w:proofErr w:type="spellStart"/>
      <w:r>
        <w:t>codesadmin</w:t>
      </w:r>
      <w:proofErr w:type="spellEnd"/>
      <w:r>
        <w:t>/</w:t>
      </w:r>
      <w:proofErr w:type="spellStart"/>
      <w:r>
        <w:t>ca_StateUnits</w:t>
      </w:r>
      <w:proofErr w:type="spellEnd"/>
      <w:r>
        <w:t xml:space="preserve"> </w:t>
      </w:r>
    </w:p>
    <w:p w:rsidR="007B62A9" w:rsidRDefault="007B62A9" w:rsidP="007B62A9">
      <w:pPr>
        <w:pStyle w:val="BodyText"/>
        <w:spacing w:before="0"/>
      </w:pPr>
      <w:r>
        <w:t>/</w:t>
      </w:r>
      <w:proofErr w:type="spellStart"/>
      <w:r>
        <w:t>codesadmin</w:t>
      </w:r>
      <w:proofErr w:type="spellEnd"/>
      <w:r>
        <w:t>/</w:t>
      </w:r>
      <w:proofErr w:type="spellStart"/>
      <w:r>
        <w:t>ca_suoffices</w:t>
      </w:r>
      <w:proofErr w:type="spellEnd"/>
      <w:r>
        <w:t xml:space="preserve"> </w:t>
      </w:r>
    </w:p>
    <w:p w:rsidR="007B62A9" w:rsidRDefault="007B62A9" w:rsidP="007B62A9">
      <w:pPr>
        <w:pStyle w:val="BodyText"/>
        <w:spacing w:before="0"/>
      </w:pPr>
      <w:r>
        <w:t>/</w:t>
      </w:r>
      <w:proofErr w:type="spellStart"/>
      <w:r>
        <w:t>codesadmin</w:t>
      </w:r>
      <w:proofErr w:type="spellEnd"/>
      <w:r>
        <w:t>/</w:t>
      </w:r>
      <w:proofErr w:type="spellStart"/>
      <w:r>
        <w:t>ChangePassword</w:t>
      </w:r>
      <w:proofErr w:type="spellEnd"/>
      <w:r>
        <w:t xml:space="preserve"> </w:t>
      </w:r>
    </w:p>
    <w:p w:rsidR="007B62A9" w:rsidRDefault="007B62A9" w:rsidP="007B62A9">
      <w:pPr>
        <w:pStyle w:val="BodyText"/>
        <w:spacing w:before="0"/>
      </w:pPr>
      <w:r>
        <w:t>/</w:t>
      </w:r>
      <w:proofErr w:type="spellStart"/>
      <w:r>
        <w:t>codesadmin</w:t>
      </w:r>
      <w:proofErr w:type="spellEnd"/>
      <w:r>
        <w:t xml:space="preserve">/home </w:t>
      </w:r>
    </w:p>
    <w:p w:rsidR="007B62A9" w:rsidRDefault="007B62A9" w:rsidP="007B62A9">
      <w:pPr>
        <w:pStyle w:val="BodyText"/>
        <w:spacing w:before="0"/>
      </w:pPr>
      <w:r>
        <w:t>/</w:t>
      </w:r>
      <w:proofErr w:type="spellStart"/>
      <w:r>
        <w:t>codesadmin</w:t>
      </w:r>
      <w:proofErr w:type="spellEnd"/>
      <w:r>
        <w:t xml:space="preserve">/index </w:t>
      </w:r>
    </w:p>
    <w:p w:rsidR="007B62A9" w:rsidRDefault="007B62A9" w:rsidP="007B62A9">
      <w:pPr>
        <w:pStyle w:val="BodyText"/>
        <w:spacing w:before="0"/>
      </w:pPr>
      <w:r>
        <w:t>/</w:t>
      </w:r>
      <w:proofErr w:type="spellStart"/>
      <w:r>
        <w:t>codesadmin</w:t>
      </w:r>
      <w:proofErr w:type="spellEnd"/>
      <w:r>
        <w:t xml:space="preserve">/Login.aspx </w:t>
      </w:r>
    </w:p>
    <w:p w:rsidR="007B62A9" w:rsidRDefault="007B62A9" w:rsidP="007B62A9">
      <w:pPr>
        <w:pStyle w:val="BodyText"/>
        <w:spacing w:before="0"/>
      </w:pPr>
      <w:r>
        <w:t>/</w:t>
      </w:r>
      <w:proofErr w:type="spellStart"/>
      <w:r>
        <w:t>codesadmin</w:t>
      </w:r>
      <w:proofErr w:type="spellEnd"/>
      <w:r>
        <w:t xml:space="preserve">/Profile </w:t>
      </w:r>
    </w:p>
    <w:p w:rsidR="007B62A9" w:rsidRDefault="00752A0C" w:rsidP="007B62A9">
      <w:pPr>
        <w:pStyle w:val="BodyText"/>
        <w:spacing w:before="0"/>
      </w:pPr>
      <w:hyperlink r:id="rId52" w:history="1">
        <w:r w:rsidR="007B62A9" w:rsidRPr="007B62A9">
          <w:t>/</w:t>
        </w:r>
        <w:proofErr w:type="spellStart"/>
        <w:r w:rsidR="007B62A9" w:rsidRPr="007B62A9">
          <w:t>codesadmin</w:t>
        </w:r>
        <w:proofErr w:type="spellEnd"/>
        <w:r w:rsidR="007B62A9" w:rsidRPr="007B62A9">
          <w:t>/</w:t>
        </w:r>
        <w:proofErr w:type="spellStart"/>
        <w:r w:rsidR="007B62A9" w:rsidRPr="007B62A9">
          <w:t>UserRights</w:t>
        </w:r>
        <w:proofErr w:type="spellEnd"/>
      </w:hyperlink>
      <w:r w:rsidR="007B62A9">
        <w:t xml:space="preserve"> </w:t>
      </w:r>
    </w:p>
    <w:p w:rsidR="007B62A9" w:rsidRDefault="00752A0C" w:rsidP="007B62A9">
      <w:pPr>
        <w:pStyle w:val="BodyText"/>
        <w:spacing w:before="0"/>
      </w:pPr>
      <w:hyperlink r:id="rId53" w:history="1">
        <w:r w:rsidR="007B62A9" w:rsidRPr="007B62A9">
          <w:t>/Contact</w:t>
        </w:r>
      </w:hyperlink>
      <w:r w:rsidR="007B62A9">
        <w:t xml:space="preserve"> </w:t>
      </w:r>
    </w:p>
    <w:p w:rsidR="007B62A9" w:rsidRDefault="00752A0C" w:rsidP="007B62A9">
      <w:pPr>
        <w:pStyle w:val="BodyText"/>
        <w:spacing w:before="0"/>
      </w:pPr>
      <w:hyperlink r:id="rId54" w:history="1">
        <w:r w:rsidR="007B62A9" w:rsidRPr="007B62A9">
          <w:t>/copyright</w:t>
        </w:r>
      </w:hyperlink>
      <w:r w:rsidR="007B62A9">
        <w:t xml:space="preserve"> </w:t>
      </w:r>
    </w:p>
    <w:p w:rsidR="007B62A9" w:rsidRDefault="00752A0C" w:rsidP="007B62A9">
      <w:pPr>
        <w:pStyle w:val="BodyText"/>
        <w:spacing w:before="0"/>
      </w:pPr>
      <w:hyperlink r:id="rId55" w:history="1">
        <w:r w:rsidR="007B62A9" w:rsidRPr="007B62A9">
          <w:t>/css2</w:t>
        </w:r>
      </w:hyperlink>
      <w:r w:rsidR="007B62A9">
        <w:t xml:space="preserve"> </w:t>
      </w:r>
    </w:p>
    <w:p w:rsidR="007B62A9" w:rsidRDefault="007B62A9" w:rsidP="007B62A9">
      <w:pPr>
        <w:pStyle w:val="BodyText"/>
        <w:spacing w:before="0"/>
      </w:pPr>
      <w:r>
        <w:t>/css2/bootstrap-</w:t>
      </w:r>
      <w:proofErr w:type="spellStart"/>
      <w:r>
        <w:t>select.min.css</w:t>
      </w:r>
      <w:proofErr w:type="spellEnd"/>
      <w:r>
        <w:t xml:space="preserve"> </w:t>
      </w:r>
    </w:p>
    <w:p w:rsidR="007B62A9" w:rsidRDefault="007B62A9" w:rsidP="007B62A9">
      <w:pPr>
        <w:pStyle w:val="BodyText"/>
        <w:spacing w:before="0"/>
      </w:pPr>
      <w:r>
        <w:t>/css2/</w:t>
      </w:r>
      <w:proofErr w:type="spellStart"/>
      <w:r>
        <w:t>bootstrap.min.css</w:t>
      </w:r>
      <w:proofErr w:type="spellEnd"/>
      <w:r>
        <w:t xml:space="preserve"> </w:t>
      </w:r>
    </w:p>
    <w:p w:rsidR="007B62A9" w:rsidRDefault="007B62A9" w:rsidP="007B62A9">
      <w:pPr>
        <w:pStyle w:val="BodyText"/>
        <w:spacing w:before="0"/>
      </w:pPr>
      <w:r>
        <w:t xml:space="preserve">/css2/customstyle.css </w:t>
      </w:r>
    </w:p>
    <w:p w:rsidR="007B62A9" w:rsidRDefault="00752A0C" w:rsidP="007B62A9">
      <w:pPr>
        <w:pStyle w:val="BodyText"/>
        <w:spacing w:before="0"/>
      </w:pPr>
      <w:hyperlink r:id="rId56" w:history="1">
        <w:r w:rsidR="007B62A9" w:rsidRPr="007B62A9">
          <w:t>/css2/datatable.css</w:t>
        </w:r>
      </w:hyperlink>
      <w:r w:rsidR="007B62A9">
        <w:t xml:space="preserve"> </w:t>
      </w:r>
    </w:p>
    <w:p w:rsidR="007B62A9" w:rsidRDefault="00752A0C" w:rsidP="007B62A9">
      <w:pPr>
        <w:pStyle w:val="BodyText"/>
        <w:spacing w:before="0"/>
      </w:pPr>
      <w:hyperlink r:id="rId57" w:history="1">
        <w:r w:rsidR="007B62A9" w:rsidRPr="007B62A9">
          <w:t>/css2/datatable.js</w:t>
        </w:r>
      </w:hyperlink>
      <w:r w:rsidR="007B62A9">
        <w:t xml:space="preserve"> </w:t>
      </w:r>
    </w:p>
    <w:p w:rsidR="007B62A9" w:rsidRDefault="00752A0C" w:rsidP="007B62A9">
      <w:pPr>
        <w:pStyle w:val="BodyText"/>
        <w:spacing w:before="0"/>
      </w:pPr>
      <w:hyperlink r:id="rId58" w:history="1">
        <w:r w:rsidR="007B62A9" w:rsidRPr="007B62A9">
          <w:t>/css2/frstyle.css</w:t>
        </w:r>
      </w:hyperlink>
      <w:r w:rsidR="007B62A9">
        <w:t xml:space="preserve"> </w:t>
      </w:r>
    </w:p>
    <w:p w:rsidR="007B62A9" w:rsidRDefault="00752A0C" w:rsidP="007B62A9">
      <w:pPr>
        <w:pStyle w:val="BodyText"/>
        <w:spacing w:before="0"/>
      </w:pPr>
      <w:hyperlink r:id="rId59" w:history="1">
        <w:r w:rsidR="007B62A9" w:rsidRPr="007B62A9">
          <w:t>/css2/jqurey31.js</w:t>
        </w:r>
      </w:hyperlink>
      <w:r w:rsidR="007B62A9">
        <w:t xml:space="preserve"> </w:t>
      </w:r>
    </w:p>
    <w:p w:rsidR="007B62A9" w:rsidRDefault="00752A0C" w:rsidP="007B62A9">
      <w:pPr>
        <w:pStyle w:val="BodyText"/>
        <w:spacing w:before="0"/>
      </w:pPr>
      <w:hyperlink r:id="rId60" w:history="1">
        <w:r w:rsidR="007B62A9" w:rsidRPr="007B62A9">
          <w:t>/css2/style.css</w:t>
        </w:r>
      </w:hyperlink>
      <w:r w:rsidR="007B62A9">
        <w:t xml:space="preserve"> </w:t>
      </w:r>
    </w:p>
    <w:p w:rsidR="007B62A9" w:rsidRDefault="00752A0C" w:rsidP="007B62A9">
      <w:pPr>
        <w:pStyle w:val="BodyText"/>
        <w:spacing w:before="0"/>
      </w:pPr>
      <w:hyperlink r:id="rId61" w:history="1">
        <w:r w:rsidR="007B62A9" w:rsidRPr="007B62A9">
          <w:t>/css2/swlalert.js</w:t>
        </w:r>
      </w:hyperlink>
      <w:r w:rsidR="007B62A9">
        <w:t xml:space="preserve"> </w:t>
      </w:r>
    </w:p>
    <w:p w:rsidR="007B62A9" w:rsidRDefault="00752A0C" w:rsidP="007B62A9">
      <w:pPr>
        <w:pStyle w:val="BodyText"/>
        <w:spacing w:before="0"/>
      </w:pPr>
      <w:hyperlink r:id="rId62" w:history="1">
        <w:r w:rsidR="007B62A9" w:rsidRPr="007B62A9">
          <w:t>/</w:t>
        </w:r>
        <w:proofErr w:type="spellStart"/>
        <w:r w:rsidR="007B62A9" w:rsidRPr="007B62A9">
          <w:t>cssco</w:t>
        </w:r>
        <w:proofErr w:type="spellEnd"/>
      </w:hyperlink>
      <w:r w:rsidR="007B62A9">
        <w:t xml:space="preserve"> </w:t>
      </w:r>
    </w:p>
    <w:p w:rsidR="007B62A9" w:rsidRDefault="007B62A9" w:rsidP="007B62A9">
      <w:pPr>
        <w:pStyle w:val="BodyText"/>
        <w:spacing w:before="0"/>
      </w:pPr>
      <w:r>
        <w:t>/</w:t>
      </w:r>
      <w:proofErr w:type="spellStart"/>
      <w:r>
        <w:t>cssco</w:t>
      </w:r>
      <w:proofErr w:type="spellEnd"/>
      <w:r>
        <w:t xml:space="preserve">/customstyle.css </w:t>
      </w:r>
    </w:p>
    <w:p w:rsidR="007B62A9" w:rsidRDefault="00752A0C" w:rsidP="007B62A9">
      <w:pPr>
        <w:pStyle w:val="BodyText"/>
        <w:spacing w:before="0"/>
      </w:pPr>
      <w:hyperlink r:id="rId63" w:history="1">
        <w:r w:rsidR="007B62A9" w:rsidRPr="007B62A9">
          <w:t>/</w:t>
        </w:r>
        <w:proofErr w:type="spellStart"/>
        <w:r w:rsidR="007B62A9" w:rsidRPr="007B62A9">
          <w:t>cssco</w:t>
        </w:r>
        <w:proofErr w:type="spellEnd"/>
        <w:r w:rsidR="007B62A9" w:rsidRPr="007B62A9">
          <w:t>/frstyle.css</w:t>
        </w:r>
      </w:hyperlink>
      <w:r w:rsidR="007B62A9">
        <w:t xml:space="preserve"> </w:t>
      </w:r>
    </w:p>
    <w:p w:rsidR="007B62A9" w:rsidRDefault="00752A0C" w:rsidP="007B62A9">
      <w:pPr>
        <w:pStyle w:val="BodyText"/>
        <w:spacing w:before="0"/>
      </w:pPr>
      <w:hyperlink r:id="rId64" w:history="1">
        <w:r w:rsidR="007B62A9" w:rsidRPr="007B62A9">
          <w:t>/Default</w:t>
        </w:r>
      </w:hyperlink>
      <w:r w:rsidR="007B62A9">
        <w:t xml:space="preserve"> </w:t>
      </w:r>
    </w:p>
    <w:p w:rsidR="007B62A9" w:rsidRDefault="00752A0C" w:rsidP="007B62A9">
      <w:pPr>
        <w:pStyle w:val="BodyText"/>
        <w:spacing w:before="0"/>
      </w:pPr>
      <w:hyperlink r:id="rId65" w:history="1">
        <w:r w:rsidR="007B62A9" w:rsidRPr="007B62A9">
          <w:t>/districts</w:t>
        </w:r>
      </w:hyperlink>
      <w:r w:rsidR="007B62A9">
        <w:t xml:space="preserve"> </w:t>
      </w:r>
    </w:p>
    <w:p w:rsidR="007B62A9" w:rsidRDefault="00752A0C" w:rsidP="007B62A9">
      <w:pPr>
        <w:pStyle w:val="BodyText"/>
        <w:spacing w:before="0"/>
      </w:pPr>
      <w:hyperlink r:id="rId66" w:history="1">
        <w:r w:rsidR="007B62A9" w:rsidRPr="007B62A9">
          <w:t>/download</w:t>
        </w:r>
      </w:hyperlink>
      <w:r w:rsidR="007B62A9">
        <w:t xml:space="preserve"> </w:t>
      </w:r>
    </w:p>
    <w:p w:rsidR="007B62A9" w:rsidRDefault="00752A0C" w:rsidP="007B62A9">
      <w:pPr>
        <w:pStyle w:val="BodyText"/>
        <w:spacing w:before="0"/>
      </w:pPr>
      <w:hyperlink r:id="rId67" w:history="1">
        <w:r w:rsidR="007B62A9" w:rsidRPr="007B62A9">
          <w:t>/feedback</w:t>
        </w:r>
      </w:hyperlink>
      <w:r w:rsidR="007B62A9">
        <w:t xml:space="preserve"> </w:t>
      </w:r>
    </w:p>
    <w:p w:rsidR="007B62A9" w:rsidRDefault="00752A0C" w:rsidP="007B62A9">
      <w:pPr>
        <w:pStyle w:val="BodyText"/>
        <w:spacing w:before="0"/>
      </w:pPr>
      <w:hyperlink r:id="rId68" w:history="1">
        <w:r w:rsidR="007B62A9" w:rsidRPr="007B62A9">
          <w:t>/fonts</w:t>
        </w:r>
      </w:hyperlink>
      <w:r w:rsidR="007B62A9">
        <w:t xml:space="preserve"> </w:t>
      </w:r>
    </w:p>
    <w:p w:rsidR="007B62A9" w:rsidRDefault="007B62A9" w:rsidP="007B62A9">
      <w:pPr>
        <w:pStyle w:val="BodyText"/>
        <w:spacing w:before="0"/>
      </w:pPr>
      <w:r>
        <w:t xml:space="preserve">/fonts/glyphicons-halflings-regular.woff2 </w:t>
      </w:r>
    </w:p>
    <w:p w:rsidR="007B62A9" w:rsidRDefault="00752A0C" w:rsidP="007B62A9">
      <w:pPr>
        <w:pStyle w:val="BodyText"/>
        <w:spacing w:before="0"/>
      </w:pPr>
      <w:hyperlink r:id="rId69" w:history="1">
        <w:r w:rsidR="007B62A9" w:rsidRPr="007B62A9">
          <w:t>/Gad</w:t>
        </w:r>
      </w:hyperlink>
      <w:r w:rsidR="007B62A9">
        <w:t xml:space="preserve"> </w:t>
      </w:r>
    </w:p>
    <w:p w:rsidR="007B62A9" w:rsidRDefault="007B62A9" w:rsidP="007B62A9">
      <w:pPr>
        <w:pStyle w:val="BodyText"/>
        <w:spacing w:before="0"/>
      </w:pPr>
      <w:r>
        <w:t>/Gad/</w:t>
      </w:r>
      <w:proofErr w:type="spellStart"/>
      <w:r>
        <w:t>aoDepartments</w:t>
      </w:r>
      <w:proofErr w:type="spellEnd"/>
      <w:r>
        <w:t xml:space="preserve"> </w:t>
      </w:r>
    </w:p>
    <w:p w:rsidR="007B62A9" w:rsidRDefault="007B62A9" w:rsidP="007B62A9">
      <w:pPr>
        <w:pStyle w:val="BodyText"/>
        <w:spacing w:before="0"/>
      </w:pPr>
      <w:r>
        <w:t>/Gad/</w:t>
      </w:r>
      <w:proofErr w:type="spellStart"/>
      <w:r>
        <w:t>aoDepartments</w:t>
      </w:r>
      <w:proofErr w:type="spellEnd"/>
      <w:r>
        <w:t>/</w:t>
      </w:r>
      <w:proofErr w:type="spellStart"/>
      <w:r>
        <w:t>aoDepartments</w:t>
      </w:r>
      <w:proofErr w:type="spellEnd"/>
      <w:r>
        <w:t xml:space="preserve"> </w:t>
      </w:r>
    </w:p>
    <w:p w:rsidR="007B62A9" w:rsidRDefault="00752A0C" w:rsidP="007B62A9">
      <w:pPr>
        <w:pStyle w:val="BodyText"/>
        <w:spacing w:before="0"/>
      </w:pPr>
      <w:hyperlink r:id="rId70" w:history="1">
        <w:r w:rsidR="007B62A9" w:rsidRPr="007B62A9">
          <w:t>/Gad/edit</w:t>
        </w:r>
      </w:hyperlink>
      <w:r w:rsidR="007B62A9">
        <w:t xml:space="preserve"> </w:t>
      </w:r>
    </w:p>
    <w:p w:rsidR="007B62A9" w:rsidRDefault="00752A0C" w:rsidP="007B62A9">
      <w:pPr>
        <w:pStyle w:val="BodyText"/>
        <w:spacing w:before="0"/>
      </w:pPr>
      <w:hyperlink r:id="rId71" w:history="1">
        <w:r w:rsidR="007B62A9" w:rsidRPr="007B62A9">
          <w:t>/Gad/index</w:t>
        </w:r>
      </w:hyperlink>
      <w:r w:rsidR="007B62A9">
        <w:t xml:space="preserve"> </w:t>
      </w:r>
    </w:p>
    <w:p w:rsidR="007B62A9" w:rsidRDefault="00752A0C" w:rsidP="007B62A9">
      <w:pPr>
        <w:pStyle w:val="BodyText"/>
        <w:spacing w:before="0"/>
      </w:pPr>
      <w:hyperlink r:id="rId72" w:history="1">
        <w:r w:rsidR="007B62A9" w:rsidRPr="007B62A9">
          <w:t>/Gad/index/</w:t>
        </w:r>
        <w:proofErr w:type="spellStart"/>
        <w:r w:rsidR="007B62A9" w:rsidRPr="007B62A9">
          <w:t>Dasbboard</w:t>
        </w:r>
        <w:proofErr w:type="spellEnd"/>
      </w:hyperlink>
      <w:r w:rsidR="007B62A9">
        <w:t xml:space="preserve"> </w:t>
      </w:r>
    </w:p>
    <w:p w:rsidR="007B62A9" w:rsidRDefault="007B62A9" w:rsidP="007B62A9">
      <w:pPr>
        <w:pStyle w:val="BodyText"/>
        <w:spacing w:before="0"/>
      </w:pPr>
      <w:r>
        <w:t xml:space="preserve">/Gad/Levels </w:t>
      </w:r>
    </w:p>
    <w:p w:rsidR="007B62A9" w:rsidRDefault="007B62A9" w:rsidP="007B62A9">
      <w:pPr>
        <w:pStyle w:val="BodyText"/>
        <w:spacing w:before="0"/>
      </w:pPr>
      <w:r>
        <w:t>/Gad/Levels/</w:t>
      </w:r>
      <w:proofErr w:type="spellStart"/>
      <w:r>
        <w:t>OfficeHeads</w:t>
      </w:r>
      <w:proofErr w:type="spellEnd"/>
      <w:r>
        <w:t xml:space="preserve"> </w:t>
      </w:r>
    </w:p>
    <w:p w:rsidR="007B62A9" w:rsidRDefault="007B62A9" w:rsidP="007B62A9">
      <w:pPr>
        <w:pStyle w:val="BodyText"/>
        <w:spacing w:before="0"/>
      </w:pPr>
      <w:r>
        <w:t xml:space="preserve">/Gad/Locations </w:t>
      </w:r>
    </w:p>
    <w:p w:rsidR="007B62A9" w:rsidRDefault="007B62A9" w:rsidP="007B62A9">
      <w:pPr>
        <w:pStyle w:val="BodyText"/>
        <w:spacing w:before="0"/>
      </w:pPr>
      <w:r>
        <w:t xml:space="preserve">/Gad/Locations/Districts </w:t>
      </w:r>
    </w:p>
    <w:p w:rsidR="007B62A9" w:rsidRDefault="007B62A9" w:rsidP="007B62A9">
      <w:pPr>
        <w:pStyle w:val="BodyText"/>
        <w:spacing w:before="0"/>
      </w:pPr>
      <w:r>
        <w:t xml:space="preserve">/Gad/Locations/Habitations </w:t>
      </w:r>
    </w:p>
    <w:p w:rsidR="007B62A9" w:rsidRDefault="007B62A9" w:rsidP="007B62A9">
      <w:pPr>
        <w:pStyle w:val="BodyText"/>
        <w:spacing w:before="0"/>
      </w:pPr>
      <w:r>
        <w:t>/Gad/Locations/</w:t>
      </w:r>
      <w:proofErr w:type="spellStart"/>
      <w:r>
        <w:t>Mandal</w:t>
      </w:r>
      <w:proofErr w:type="spellEnd"/>
      <w:r>
        <w:t xml:space="preserve"> </w:t>
      </w:r>
    </w:p>
    <w:p w:rsidR="007B62A9" w:rsidRDefault="007B62A9" w:rsidP="007B62A9">
      <w:pPr>
        <w:pStyle w:val="BodyText"/>
        <w:spacing w:before="0"/>
      </w:pPr>
      <w:r>
        <w:t>/Gad/Locations/</w:t>
      </w:r>
      <w:proofErr w:type="spellStart"/>
      <w:r>
        <w:t>OfficeDistricts</w:t>
      </w:r>
      <w:proofErr w:type="spellEnd"/>
      <w:r>
        <w:t xml:space="preserve"> </w:t>
      </w:r>
    </w:p>
    <w:p w:rsidR="007B62A9" w:rsidRDefault="007B62A9" w:rsidP="007B62A9">
      <w:pPr>
        <w:pStyle w:val="BodyText"/>
        <w:spacing w:before="0"/>
      </w:pPr>
      <w:r>
        <w:t>/Gad/Locations/</w:t>
      </w:r>
      <w:proofErr w:type="spellStart"/>
      <w:r>
        <w:t>officeMandal</w:t>
      </w:r>
      <w:proofErr w:type="spellEnd"/>
      <w:r>
        <w:t xml:space="preserve"> </w:t>
      </w:r>
    </w:p>
    <w:p w:rsidR="007B62A9" w:rsidRDefault="007B62A9" w:rsidP="007B62A9">
      <w:pPr>
        <w:pStyle w:val="BodyText"/>
        <w:spacing w:before="0"/>
      </w:pPr>
      <w:r>
        <w:t>/Gad/Locations/</w:t>
      </w:r>
      <w:proofErr w:type="spellStart"/>
      <w:r>
        <w:t>Panchayats</w:t>
      </w:r>
      <w:proofErr w:type="spellEnd"/>
      <w:r>
        <w:t xml:space="preserve"> </w:t>
      </w:r>
    </w:p>
    <w:p w:rsidR="007B62A9" w:rsidRDefault="007B62A9" w:rsidP="007B62A9">
      <w:pPr>
        <w:pStyle w:val="BodyText"/>
        <w:spacing w:before="0"/>
      </w:pPr>
      <w:r>
        <w:t>/Gad/Locations/</w:t>
      </w:r>
      <w:proofErr w:type="spellStart"/>
      <w:r>
        <w:t>RevenueVillages</w:t>
      </w:r>
      <w:proofErr w:type="spellEnd"/>
      <w:r>
        <w:t xml:space="preserve"> </w:t>
      </w:r>
    </w:p>
    <w:p w:rsidR="007B62A9" w:rsidRDefault="007B62A9" w:rsidP="007B62A9">
      <w:pPr>
        <w:pStyle w:val="BodyText"/>
        <w:spacing w:before="0"/>
      </w:pPr>
      <w:r>
        <w:t xml:space="preserve">/Gad/Offices </w:t>
      </w:r>
    </w:p>
    <w:p w:rsidR="007B62A9" w:rsidRDefault="007B62A9" w:rsidP="007B62A9">
      <w:pPr>
        <w:pStyle w:val="BodyText"/>
        <w:spacing w:before="0"/>
      </w:pPr>
      <w:r>
        <w:t>/Gad/Offices/</w:t>
      </w:r>
      <w:proofErr w:type="spellStart"/>
      <w:r>
        <w:t>hodsuaoOffices</w:t>
      </w:r>
      <w:proofErr w:type="spellEnd"/>
      <w:r>
        <w:t xml:space="preserve"> </w:t>
      </w:r>
    </w:p>
    <w:p w:rsidR="007B62A9" w:rsidRDefault="007B62A9" w:rsidP="007B62A9">
      <w:pPr>
        <w:pStyle w:val="BodyText"/>
        <w:spacing w:before="0"/>
      </w:pPr>
      <w:r>
        <w:t xml:space="preserve">/Gad/Organisations </w:t>
      </w:r>
    </w:p>
    <w:p w:rsidR="007B62A9" w:rsidRDefault="007B62A9" w:rsidP="007B62A9">
      <w:pPr>
        <w:pStyle w:val="BodyText"/>
        <w:spacing w:before="0"/>
      </w:pPr>
      <w:r>
        <w:t>/Gad/Organisations/</w:t>
      </w:r>
      <w:proofErr w:type="spellStart"/>
      <w:r>
        <w:t>OrganisationsDepartments</w:t>
      </w:r>
      <w:proofErr w:type="spellEnd"/>
      <w:r>
        <w:t xml:space="preserve"> </w:t>
      </w:r>
    </w:p>
    <w:p w:rsidR="007B62A9" w:rsidRDefault="007B62A9" w:rsidP="007B62A9">
      <w:pPr>
        <w:pStyle w:val="BodyText"/>
        <w:spacing w:before="0"/>
      </w:pPr>
      <w:r>
        <w:t xml:space="preserve">/Gad/Services </w:t>
      </w:r>
    </w:p>
    <w:p w:rsidR="007B62A9" w:rsidRDefault="007B62A9" w:rsidP="007B62A9">
      <w:pPr>
        <w:pStyle w:val="BodyText"/>
        <w:spacing w:before="0"/>
      </w:pPr>
      <w:r>
        <w:t>/Gad/Services/</w:t>
      </w:r>
      <w:proofErr w:type="spellStart"/>
      <w:r>
        <w:t>PostCategoryCodes</w:t>
      </w:r>
      <w:proofErr w:type="spellEnd"/>
      <w:r>
        <w:t xml:space="preserve"> </w:t>
      </w:r>
    </w:p>
    <w:p w:rsidR="007B62A9" w:rsidRDefault="007B62A9" w:rsidP="007B62A9">
      <w:pPr>
        <w:pStyle w:val="BodyText"/>
        <w:spacing w:before="0"/>
      </w:pPr>
      <w:r>
        <w:t>/Gad/Services/</w:t>
      </w:r>
      <w:proofErr w:type="spellStart"/>
      <w:r>
        <w:t>ServiceCodes</w:t>
      </w:r>
      <w:proofErr w:type="spellEnd"/>
      <w:r>
        <w:t xml:space="preserve"> </w:t>
      </w:r>
    </w:p>
    <w:p w:rsidR="007B62A9" w:rsidRDefault="007B62A9" w:rsidP="007B62A9">
      <w:pPr>
        <w:pStyle w:val="BodyText"/>
        <w:spacing w:before="0"/>
      </w:pPr>
      <w:r>
        <w:t>/Gad/</w:t>
      </w:r>
      <w:proofErr w:type="spellStart"/>
      <w:r>
        <w:t>suOrganisations</w:t>
      </w:r>
      <w:proofErr w:type="spellEnd"/>
      <w:r>
        <w:t xml:space="preserve"> </w:t>
      </w:r>
    </w:p>
    <w:p w:rsidR="007B62A9" w:rsidRDefault="007B62A9" w:rsidP="007B62A9">
      <w:pPr>
        <w:pStyle w:val="BodyText"/>
        <w:spacing w:before="0"/>
      </w:pPr>
      <w:r>
        <w:t>/Gad/</w:t>
      </w:r>
      <w:proofErr w:type="spellStart"/>
      <w:r>
        <w:t>suOrganisations</w:t>
      </w:r>
      <w:proofErr w:type="spellEnd"/>
      <w:r>
        <w:t>/</w:t>
      </w:r>
      <w:proofErr w:type="spellStart"/>
      <w:r>
        <w:t>suDepartments</w:t>
      </w:r>
      <w:proofErr w:type="spellEnd"/>
      <w:r>
        <w:t xml:space="preserve"> /Gad/</w:t>
      </w:r>
      <w:proofErr w:type="spellStart"/>
      <w:r>
        <w:t>suOrganisations</w:t>
      </w:r>
      <w:proofErr w:type="spellEnd"/>
      <w:r>
        <w:t>/</w:t>
      </w:r>
      <w:proofErr w:type="spellStart"/>
      <w:r>
        <w:t>suOrganisationsDepartments</w:t>
      </w:r>
      <w:proofErr w:type="spellEnd"/>
      <w:r>
        <w:t xml:space="preserve"> </w:t>
      </w:r>
    </w:p>
    <w:p w:rsidR="007B62A9" w:rsidRDefault="007B62A9" w:rsidP="007B62A9">
      <w:pPr>
        <w:pStyle w:val="BodyText"/>
        <w:spacing w:before="0"/>
      </w:pPr>
      <w:r>
        <w:t>/</w:t>
      </w:r>
      <w:proofErr w:type="spellStart"/>
      <w:r>
        <w:t>headsofdepartments</w:t>
      </w:r>
      <w:proofErr w:type="spellEnd"/>
      <w:r>
        <w:t xml:space="preserve"> /</w:t>
      </w:r>
      <w:proofErr w:type="spellStart"/>
      <w:r>
        <w:t>headsofdepartmentsoffice</w:t>
      </w:r>
      <w:proofErr w:type="spellEnd"/>
      <w:r>
        <w:t xml:space="preserve"> </w:t>
      </w:r>
    </w:p>
    <w:p w:rsidR="007B62A9" w:rsidRDefault="00752A0C" w:rsidP="007B62A9">
      <w:pPr>
        <w:pStyle w:val="BodyText"/>
        <w:spacing w:before="0"/>
      </w:pPr>
      <w:hyperlink r:id="rId73" w:history="1">
        <w:r w:rsidR="007B62A9" w:rsidRPr="007B62A9">
          <w:t>/</w:t>
        </w:r>
        <w:proofErr w:type="spellStart"/>
        <w:r w:rsidR="007B62A9" w:rsidRPr="007B62A9">
          <w:t>HOHierachy</w:t>
        </w:r>
        <w:proofErr w:type="spellEnd"/>
      </w:hyperlink>
      <w:r w:rsidR="007B62A9">
        <w:t xml:space="preserve"> </w:t>
      </w:r>
    </w:p>
    <w:p w:rsidR="007B62A9" w:rsidRDefault="00752A0C" w:rsidP="007B62A9">
      <w:pPr>
        <w:pStyle w:val="BodyText"/>
        <w:spacing w:before="0"/>
      </w:pPr>
      <w:hyperlink r:id="rId74" w:history="1">
        <w:r w:rsidR="007B62A9" w:rsidRPr="007B62A9">
          <w:t>/home</w:t>
        </w:r>
      </w:hyperlink>
      <w:r w:rsidR="007B62A9">
        <w:t xml:space="preserve"> </w:t>
      </w:r>
    </w:p>
    <w:p w:rsidR="007B62A9" w:rsidRDefault="00752A0C" w:rsidP="007B62A9">
      <w:pPr>
        <w:pStyle w:val="BodyText"/>
        <w:spacing w:before="0"/>
      </w:pPr>
      <w:hyperlink r:id="rId75" w:history="1">
        <w:r w:rsidR="007B62A9" w:rsidRPr="007B62A9">
          <w:t>/home.aspx</w:t>
        </w:r>
      </w:hyperlink>
      <w:r w:rsidR="007B62A9">
        <w:t xml:space="preserve"> </w:t>
      </w:r>
    </w:p>
    <w:p w:rsidR="007B62A9" w:rsidRDefault="00752A0C" w:rsidP="007B62A9">
      <w:pPr>
        <w:pStyle w:val="BodyText"/>
        <w:spacing w:before="0"/>
      </w:pPr>
      <w:hyperlink r:id="rId76" w:history="1">
        <w:r w:rsidR="007B62A9" w:rsidRPr="007B62A9">
          <w:t>/</w:t>
        </w:r>
        <w:proofErr w:type="spellStart"/>
        <w:r w:rsidR="007B62A9" w:rsidRPr="007B62A9">
          <w:t>hyperlinking</w:t>
        </w:r>
        <w:proofErr w:type="spellEnd"/>
      </w:hyperlink>
      <w:r w:rsidR="007B62A9">
        <w:t xml:space="preserve"> </w:t>
      </w:r>
    </w:p>
    <w:p w:rsidR="007B62A9" w:rsidRDefault="007B62A9" w:rsidP="007B62A9">
      <w:pPr>
        <w:pStyle w:val="BodyText"/>
        <w:spacing w:before="0"/>
      </w:pPr>
      <w:r>
        <w:t>/images</w:t>
      </w:r>
    </w:p>
    <w:p w:rsidR="007B62A9" w:rsidRDefault="00752A0C" w:rsidP="007B62A9">
      <w:pPr>
        <w:pStyle w:val="BodyText"/>
        <w:spacing w:before="0"/>
      </w:pPr>
      <w:hyperlink r:id="rId77" w:history="1">
        <w:r w:rsidR="007B62A9" w:rsidRPr="007B62A9">
          <w:t>/</w:t>
        </w:r>
        <w:proofErr w:type="spellStart"/>
        <w:r w:rsidR="007B62A9" w:rsidRPr="007B62A9">
          <w:t>imagesco</w:t>
        </w:r>
        <w:proofErr w:type="spellEnd"/>
      </w:hyperlink>
      <w:r w:rsidR="007B62A9">
        <w:t xml:space="preserve"> </w:t>
      </w:r>
    </w:p>
    <w:p w:rsidR="007B62A9" w:rsidRDefault="007B62A9" w:rsidP="007B62A9">
      <w:pPr>
        <w:pStyle w:val="BodyText"/>
        <w:spacing w:before="0"/>
      </w:pPr>
      <w:r>
        <w:t>/index</w:t>
      </w:r>
    </w:p>
    <w:p w:rsidR="007B62A9" w:rsidRDefault="00752A0C" w:rsidP="007B62A9">
      <w:pPr>
        <w:pStyle w:val="BodyText"/>
        <w:spacing w:before="0"/>
      </w:pPr>
      <w:hyperlink r:id="rId78" w:history="1">
        <w:r w:rsidR="007B62A9" w:rsidRPr="007B62A9">
          <w:t>/</w:t>
        </w:r>
        <w:proofErr w:type="spellStart"/>
        <w:r w:rsidR="007B62A9" w:rsidRPr="007B62A9">
          <w:t>js</w:t>
        </w:r>
        <w:proofErr w:type="spellEnd"/>
      </w:hyperlink>
      <w:r w:rsidR="007B62A9">
        <w:t xml:space="preserve"> </w:t>
      </w:r>
    </w:p>
    <w:p w:rsidR="007B62A9" w:rsidRDefault="00752A0C" w:rsidP="007B62A9">
      <w:pPr>
        <w:pStyle w:val="BodyText"/>
        <w:spacing w:before="0"/>
      </w:pPr>
      <w:hyperlink r:id="rId79" w:history="1">
        <w:r w:rsidR="007B62A9" w:rsidRPr="007B62A9">
          <w:t>/</w:t>
        </w:r>
        <w:proofErr w:type="spellStart"/>
        <w:r w:rsidR="007B62A9" w:rsidRPr="007B62A9">
          <w:t>js</w:t>
        </w:r>
        <w:proofErr w:type="spellEnd"/>
        <w:r w:rsidR="007B62A9" w:rsidRPr="007B62A9">
          <w:t>/</w:t>
        </w:r>
        <w:proofErr w:type="spellStart"/>
        <w:r w:rsidR="007B62A9" w:rsidRPr="007B62A9">
          <w:t>fr-admin.min.js</w:t>
        </w:r>
        <w:proofErr w:type="spellEnd"/>
      </w:hyperlink>
      <w:r w:rsidR="007B62A9">
        <w:t xml:space="preserve"> </w:t>
      </w:r>
    </w:p>
    <w:p w:rsidR="007B62A9" w:rsidRDefault="007B62A9" w:rsidP="007B62A9">
      <w:pPr>
        <w:pStyle w:val="BodyText"/>
        <w:spacing w:before="0"/>
      </w:pPr>
      <w:r>
        <w:t>/js1</w:t>
      </w:r>
    </w:p>
    <w:p w:rsidR="007B62A9" w:rsidRDefault="00752A0C" w:rsidP="007B62A9">
      <w:pPr>
        <w:pStyle w:val="BodyText"/>
        <w:spacing w:before="0"/>
      </w:pPr>
      <w:hyperlink r:id="rId80" w:history="1">
        <w:r w:rsidR="007B62A9" w:rsidRPr="007B62A9">
          <w:t>/js1/aes.js</w:t>
        </w:r>
      </w:hyperlink>
      <w:r w:rsidR="007B62A9">
        <w:t xml:space="preserve"> </w:t>
      </w:r>
    </w:p>
    <w:p w:rsidR="007B62A9" w:rsidRDefault="007B62A9" w:rsidP="007B62A9">
      <w:pPr>
        <w:pStyle w:val="BodyText"/>
        <w:spacing w:before="0"/>
      </w:pPr>
      <w:r>
        <w:t>/js1/bootstrap-</w:t>
      </w:r>
      <w:proofErr w:type="spellStart"/>
      <w:r>
        <w:t>select.min.js</w:t>
      </w:r>
      <w:proofErr w:type="spellEnd"/>
      <w:r>
        <w:t xml:space="preserve"> </w:t>
      </w:r>
    </w:p>
    <w:p w:rsidR="007B62A9" w:rsidRDefault="007B62A9" w:rsidP="007B62A9">
      <w:pPr>
        <w:pStyle w:val="BodyText"/>
        <w:spacing w:before="0"/>
      </w:pPr>
      <w:r>
        <w:t>/js1/</w:t>
      </w:r>
      <w:proofErr w:type="spellStart"/>
      <w:r>
        <w:t>bootstrap.min.js</w:t>
      </w:r>
      <w:proofErr w:type="spellEnd"/>
      <w:r>
        <w:t xml:space="preserve"> </w:t>
      </w:r>
    </w:p>
    <w:p w:rsidR="007B62A9" w:rsidRDefault="00752A0C" w:rsidP="007B62A9">
      <w:pPr>
        <w:pStyle w:val="BodyText"/>
        <w:spacing w:before="0"/>
      </w:pPr>
      <w:hyperlink r:id="rId81" w:history="1">
        <w:r w:rsidR="007B62A9" w:rsidRPr="007B62A9">
          <w:t>/js1/custom.js</w:t>
        </w:r>
      </w:hyperlink>
      <w:r w:rsidR="007B62A9">
        <w:t xml:space="preserve"> </w:t>
      </w:r>
    </w:p>
    <w:p w:rsidR="007B62A9" w:rsidRDefault="007B62A9" w:rsidP="007B62A9">
      <w:pPr>
        <w:pStyle w:val="BodyText"/>
        <w:spacing w:before="0"/>
      </w:pPr>
      <w:r>
        <w:t xml:space="preserve">/js1/edit.css /js1/JS_Aadhar_Verifivation.JS </w:t>
      </w:r>
    </w:p>
    <w:p w:rsidR="007B62A9" w:rsidRDefault="007B62A9" w:rsidP="007B62A9">
      <w:pPr>
        <w:pStyle w:val="BodyText"/>
        <w:spacing w:before="0"/>
      </w:pPr>
      <w:r>
        <w:t>/js1/ser.js</w:t>
      </w:r>
    </w:p>
    <w:p w:rsidR="007B62A9" w:rsidRDefault="00752A0C" w:rsidP="007B62A9">
      <w:pPr>
        <w:pStyle w:val="BodyText"/>
        <w:spacing w:before="0"/>
      </w:pPr>
      <w:hyperlink r:id="rId82" w:history="1">
        <w:r w:rsidR="007B62A9" w:rsidRPr="007B62A9">
          <w:t>/Levels</w:t>
        </w:r>
      </w:hyperlink>
      <w:r w:rsidR="007B62A9">
        <w:t xml:space="preserve"> </w:t>
      </w:r>
    </w:p>
    <w:p w:rsidR="007B62A9" w:rsidRDefault="007B62A9" w:rsidP="007B62A9">
      <w:pPr>
        <w:pStyle w:val="BodyText"/>
        <w:spacing w:before="0"/>
      </w:pPr>
      <w:r>
        <w:t>/</w:t>
      </w:r>
      <w:proofErr w:type="spellStart"/>
      <w:r>
        <w:t>Levelscodingsystem</w:t>
      </w:r>
      <w:proofErr w:type="spellEnd"/>
      <w:r>
        <w:t xml:space="preserve"> </w:t>
      </w:r>
    </w:p>
    <w:p w:rsidR="007B62A9" w:rsidRDefault="00752A0C" w:rsidP="007B62A9">
      <w:pPr>
        <w:pStyle w:val="BodyText"/>
        <w:spacing w:before="0"/>
      </w:pPr>
      <w:hyperlink r:id="rId83" w:history="1">
        <w:r w:rsidR="007B62A9" w:rsidRPr="007B62A9">
          <w:t>/</w:t>
        </w:r>
        <w:proofErr w:type="spellStart"/>
        <w:r w:rsidR="007B62A9" w:rsidRPr="007B62A9">
          <w:t>locationscodingsystem</w:t>
        </w:r>
        <w:proofErr w:type="spellEnd"/>
      </w:hyperlink>
      <w:r w:rsidR="007B62A9">
        <w:t xml:space="preserve"> </w:t>
      </w:r>
    </w:p>
    <w:p w:rsidR="007B62A9" w:rsidRDefault="007B62A9" w:rsidP="007B62A9">
      <w:pPr>
        <w:pStyle w:val="BodyText"/>
        <w:spacing w:before="0"/>
      </w:pPr>
      <w:r>
        <w:t>/Login</w:t>
      </w:r>
    </w:p>
    <w:p w:rsidR="007B62A9" w:rsidRDefault="00752A0C" w:rsidP="007B62A9">
      <w:pPr>
        <w:pStyle w:val="BodyText"/>
        <w:spacing w:before="0"/>
      </w:pPr>
      <w:hyperlink r:id="rId84" w:history="1">
        <w:r w:rsidR="007B62A9" w:rsidRPr="007B62A9">
          <w:t>/</w:t>
        </w:r>
        <w:proofErr w:type="spellStart"/>
        <w:r w:rsidR="007B62A9" w:rsidRPr="007B62A9">
          <w:t>mandals</w:t>
        </w:r>
        <w:proofErr w:type="spellEnd"/>
      </w:hyperlink>
      <w:r w:rsidR="007B62A9">
        <w:t xml:space="preserve"> </w:t>
      </w:r>
    </w:p>
    <w:p w:rsidR="007B62A9" w:rsidRDefault="007B62A9" w:rsidP="007B62A9">
      <w:pPr>
        <w:pStyle w:val="BodyText"/>
        <w:spacing w:before="0"/>
      </w:pPr>
      <w:r>
        <w:t>/</w:t>
      </w:r>
      <w:proofErr w:type="spellStart"/>
      <w:r>
        <w:t>municipalareas</w:t>
      </w:r>
      <w:proofErr w:type="spellEnd"/>
      <w:r>
        <w:t xml:space="preserve"> </w:t>
      </w:r>
    </w:p>
    <w:p w:rsidR="007B62A9" w:rsidRDefault="007B62A9" w:rsidP="007B62A9">
      <w:pPr>
        <w:pStyle w:val="BodyText"/>
        <w:spacing w:before="0"/>
      </w:pPr>
      <w:r>
        <w:t>/</w:t>
      </w:r>
      <w:proofErr w:type="spellStart"/>
      <w:r>
        <w:t>municipalwards</w:t>
      </w:r>
      <w:proofErr w:type="spellEnd"/>
      <w:r>
        <w:t xml:space="preserve"> </w:t>
      </w:r>
    </w:p>
    <w:p w:rsidR="007B62A9" w:rsidRDefault="007B62A9" w:rsidP="007B62A9">
      <w:pPr>
        <w:pStyle w:val="BodyText"/>
        <w:spacing w:before="0"/>
      </w:pPr>
      <w:r>
        <w:t>/</w:t>
      </w:r>
      <w:proofErr w:type="spellStart"/>
      <w:r>
        <w:t>officeheadcategories</w:t>
      </w:r>
      <w:proofErr w:type="spellEnd"/>
      <w:r>
        <w:t xml:space="preserve"> </w:t>
      </w:r>
    </w:p>
    <w:p w:rsidR="007B62A9" w:rsidRDefault="007B62A9" w:rsidP="007B62A9">
      <w:pPr>
        <w:pStyle w:val="BodyText"/>
        <w:spacing w:before="0"/>
      </w:pPr>
      <w:r>
        <w:t>/</w:t>
      </w:r>
      <w:proofErr w:type="spellStart"/>
      <w:r>
        <w:t>officescodingsystem</w:t>
      </w:r>
      <w:proofErr w:type="spellEnd"/>
    </w:p>
    <w:p w:rsidR="007B62A9" w:rsidRDefault="007B62A9" w:rsidP="007B62A9">
      <w:pPr>
        <w:pStyle w:val="BodyText"/>
        <w:spacing w:before="0"/>
      </w:pPr>
      <w:r>
        <w:t xml:space="preserve"> /organisation </w:t>
      </w:r>
    </w:p>
    <w:p w:rsidR="007B62A9" w:rsidRDefault="007B62A9" w:rsidP="007B62A9">
      <w:pPr>
        <w:pStyle w:val="BodyText"/>
        <w:spacing w:before="0"/>
      </w:pPr>
      <w:r>
        <w:t>/</w:t>
      </w:r>
      <w:proofErr w:type="spellStart"/>
      <w:r>
        <w:t>organisationcodingsystem</w:t>
      </w:r>
      <w:proofErr w:type="spellEnd"/>
      <w:r>
        <w:t xml:space="preserve"> </w:t>
      </w:r>
    </w:p>
    <w:p w:rsidR="007B62A9" w:rsidRDefault="00752A0C" w:rsidP="007B62A9">
      <w:pPr>
        <w:pStyle w:val="BodyText"/>
        <w:spacing w:before="0"/>
      </w:pPr>
      <w:hyperlink r:id="rId85" w:history="1">
        <w:r w:rsidR="007B62A9" w:rsidRPr="007B62A9">
          <w:t>/</w:t>
        </w:r>
        <w:proofErr w:type="spellStart"/>
        <w:r w:rsidR="007B62A9" w:rsidRPr="007B62A9">
          <w:t>panchayats</w:t>
        </w:r>
        <w:proofErr w:type="spellEnd"/>
      </w:hyperlink>
      <w:r w:rsidR="007B62A9">
        <w:t xml:space="preserve"> </w:t>
      </w:r>
    </w:p>
    <w:p w:rsidR="007B62A9" w:rsidRDefault="007B62A9" w:rsidP="007B62A9">
      <w:pPr>
        <w:pStyle w:val="BodyText"/>
        <w:spacing w:before="0"/>
      </w:pPr>
      <w:r>
        <w:t>/</w:t>
      </w:r>
      <w:proofErr w:type="spellStart"/>
      <w:r>
        <w:t>panchayatshabiti</w:t>
      </w:r>
      <w:proofErr w:type="spellEnd"/>
      <w:r>
        <w:t xml:space="preserve"> </w:t>
      </w:r>
    </w:p>
    <w:p w:rsidR="007B62A9" w:rsidRDefault="007B62A9" w:rsidP="007B62A9">
      <w:pPr>
        <w:pStyle w:val="BodyText"/>
        <w:spacing w:before="0"/>
      </w:pPr>
      <w:r>
        <w:t>/</w:t>
      </w:r>
      <w:proofErr w:type="spellStart"/>
      <w:r>
        <w:t>postcategorycodes</w:t>
      </w:r>
      <w:proofErr w:type="spellEnd"/>
      <w:r>
        <w:t xml:space="preserve"> </w:t>
      </w:r>
    </w:p>
    <w:p w:rsidR="007B62A9" w:rsidRDefault="00752A0C" w:rsidP="007B62A9">
      <w:pPr>
        <w:pStyle w:val="BodyText"/>
        <w:spacing w:before="0"/>
      </w:pPr>
      <w:hyperlink r:id="rId86" w:history="1">
        <w:r w:rsidR="007B62A9" w:rsidRPr="007B62A9">
          <w:t>/</w:t>
        </w:r>
        <w:proofErr w:type="spellStart"/>
        <w:r w:rsidR="007B62A9" w:rsidRPr="007B62A9">
          <w:t>privacypolicy</w:t>
        </w:r>
        <w:proofErr w:type="spellEnd"/>
      </w:hyperlink>
      <w:r w:rsidR="007B62A9">
        <w:t xml:space="preserve"> </w:t>
      </w:r>
    </w:p>
    <w:p w:rsidR="007B62A9" w:rsidRDefault="00752A0C" w:rsidP="007B62A9">
      <w:pPr>
        <w:pStyle w:val="BodyText"/>
        <w:spacing w:before="0"/>
      </w:pPr>
      <w:hyperlink r:id="rId87" w:history="1">
        <w:r w:rsidR="007B62A9" w:rsidRPr="007B62A9">
          <w:t>/Profile</w:t>
        </w:r>
      </w:hyperlink>
      <w:r w:rsidR="007B62A9">
        <w:t xml:space="preserve"> </w:t>
      </w:r>
    </w:p>
    <w:p w:rsidR="007B62A9" w:rsidRDefault="007B62A9" w:rsidP="007B62A9">
      <w:pPr>
        <w:pStyle w:val="BodyText"/>
        <w:spacing w:before="0"/>
      </w:pPr>
      <w:r>
        <w:t>/</w:t>
      </w:r>
      <w:proofErr w:type="spellStart"/>
      <w:r>
        <w:t>revenuevillages</w:t>
      </w:r>
      <w:proofErr w:type="spellEnd"/>
      <w:r>
        <w:t xml:space="preserve"> </w:t>
      </w:r>
    </w:p>
    <w:p w:rsidR="007B62A9" w:rsidRDefault="007B62A9" w:rsidP="007B62A9">
      <w:pPr>
        <w:pStyle w:val="BodyText"/>
        <w:spacing w:before="0"/>
      </w:pPr>
      <w:r>
        <w:t>/</w:t>
      </w:r>
      <w:proofErr w:type="spellStart"/>
      <w:r>
        <w:t>revenuevillageshabi</w:t>
      </w:r>
      <w:proofErr w:type="spellEnd"/>
      <w:r>
        <w:t xml:space="preserve"> </w:t>
      </w:r>
    </w:p>
    <w:p w:rsidR="007B62A9" w:rsidRDefault="007B62A9" w:rsidP="007B62A9">
      <w:pPr>
        <w:pStyle w:val="BodyText"/>
        <w:spacing w:before="0"/>
      </w:pPr>
      <w:r>
        <w:t xml:space="preserve">/ScriptResource.axd </w:t>
      </w:r>
    </w:p>
    <w:p w:rsidR="007B62A9" w:rsidRDefault="007B62A9" w:rsidP="007B62A9">
      <w:pPr>
        <w:pStyle w:val="BodyText"/>
        <w:spacing w:before="0"/>
      </w:pPr>
      <w:r>
        <w:t>/</w:t>
      </w:r>
      <w:proofErr w:type="spellStart"/>
      <w:r>
        <w:t>servicecodes</w:t>
      </w:r>
      <w:proofErr w:type="spellEnd"/>
      <w:r>
        <w:t xml:space="preserve"> </w:t>
      </w:r>
    </w:p>
    <w:p w:rsidR="007B62A9" w:rsidRDefault="007B62A9" w:rsidP="007B62A9">
      <w:pPr>
        <w:pStyle w:val="BodyText"/>
        <w:spacing w:before="0"/>
      </w:pPr>
      <w:r>
        <w:t>/</w:t>
      </w:r>
      <w:proofErr w:type="spellStart"/>
      <w:r>
        <w:t>servicescodingsystem</w:t>
      </w:r>
      <w:proofErr w:type="spellEnd"/>
      <w:r>
        <w:t xml:space="preserve"> </w:t>
      </w:r>
    </w:p>
    <w:p w:rsidR="007B62A9" w:rsidRDefault="00752A0C" w:rsidP="007B62A9">
      <w:pPr>
        <w:pStyle w:val="BodyText"/>
        <w:spacing w:before="0"/>
      </w:pPr>
      <w:hyperlink r:id="rId88" w:history="1">
        <w:r w:rsidR="007B62A9" w:rsidRPr="007B62A9">
          <w:t>/</w:t>
        </w:r>
        <w:proofErr w:type="spellStart"/>
        <w:r w:rsidR="007B62A9" w:rsidRPr="007B62A9">
          <w:t>stateunits</w:t>
        </w:r>
        <w:proofErr w:type="spellEnd"/>
      </w:hyperlink>
      <w:r w:rsidR="007B62A9">
        <w:t xml:space="preserve"> </w:t>
      </w:r>
    </w:p>
    <w:p w:rsidR="007B62A9" w:rsidRDefault="00752A0C" w:rsidP="007B62A9">
      <w:pPr>
        <w:pStyle w:val="BodyText"/>
        <w:spacing w:before="0"/>
      </w:pPr>
      <w:hyperlink r:id="rId89" w:history="1">
        <w:r w:rsidR="007B62A9" w:rsidRPr="007B62A9">
          <w:t>/</w:t>
        </w:r>
        <w:proofErr w:type="spellStart"/>
        <w:r w:rsidR="007B62A9" w:rsidRPr="007B62A9">
          <w:t>SUHierarchy</w:t>
        </w:r>
        <w:proofErr w:type="spellEnd"/>
      </w:hyperlink>
      <w:r w:rsidR="007B62A9">
        <w:t xml:space="preserve"> </w:t>
      </w:r>
    </w:p>
    <w:p w:rsidR="007B62A9" w:rsidRDefault="00752A0C" w:rsidP="007B62A9">
      <w:pPr>
        <w:pStyle w:val="BodyText"/>
        <w:spacing w:before="0"/>
      </w:pPr>
      <w:hyperlink r:id="rId90" w:history="1">
        <w:r w:rsidR="007B62A9" w:rsidRPr="007B62A9">
          <w:t>/</w:t>
        </w:r>
        <w:proofErr w:type="spellStart"/>
        <w:r w:rsidR="007B62A9" w:rsidRPr="007B62A9">
          <w:t>suoffice</w:t>
        </w:r>
        <w:proofErr w:type="spellEnd"/>
      </w:hyperlink>
      <w:r w:rsidR="007B62A9">
        <w:t xml:space="preserve"> </w:t>
      </w:r>
    </w:p>
    <w:p w:rsidR="007B62A9" w:rsidRDefault="007B62A9" w:rsidP="007B62A9">
      <w:pPr>
        <w:pStyle w:val="BodyText"/>
        <w:spacing w:before="0"/>
      </w:pPr>
      <w:r>
        <w:t>/</w:t>
      </w:r>
      <w:proofErr w:type="spellStart"/>
      <w:r>
        <w:t>tags_code</w:t>
      </w:r>
      <w:proofErr w:type="spellEnd"/>
      <w:r>
        <w:t xml:space="preserve">=value </w:t>
      </w:r>
    </w:p>
    <w:p w:rsidR="007B62A9" w:rsidRDefault="007B62A9" w:rsidP="007B62A9">
      <w:pPr>
        <w:pStyle w:val="BodyText"/>
        <w:spacing w:before="0"/>
      </w:pPr>
      <w:r>
        <w:t>/</w:t>
      </w:r>
      <w:proofErr w:type="spellStart"/>
      <w:r>
        <w:t>termsandconditions</w:t>
      </w:r>
      <w:proofErr w:type="spellEnd"/>
      <w:r>
        <w:t xml:space="preserve"> </w:t>
      </w:r>
    </w:p>
    <w:p w:rsidR="007B62A9" w:rsidRDefault="007B62A9" w:rsidP="007B62A9">
      <w:pPr>
        <w:pStyle w:val="BodyText"/>
        <w:spacing w:before="0"/>
      </w:pPr>
      <w:r>
        <w:t>/</w:t>
      </w:r>
      <w:proofErr w:type="spellStart"/>
      <w:r>
        <w:t>UserRights</w:t>
      </w:r>
      <w:proofErr w:type="spellEnd"/>
      <w:r>
        <w:t xml:space="preserve"> </w:t>
      </w:r>
    </w:p>
    <w:p w:rsidR="007B62A9" w:rsidRDefault="007B62A9" w:rsidP="007B62A9">
      <w:pPr>
        <w:pStyle w:val="BodyText"/>
        <w:spacing w:before="0"/>
      </w:pPr>
      <w:r>
        <w:t xml:space="preserve">/WebResource.axd </w:t>
      </w:r>
    </w:p>
    <w:p w:rsidR="007B62A9" w:rsidRDefault="007B62A9" w:rsidP="007B62A9">
      <w:pPr>
        <w:pStyle w:val="BodyText"/>
        <w:spacing w:before="0"/>
      </w:pPr>
      <w:r>
        <w:t>/www.lgdirectory.gov.in</w:t>
      </w:r>
    </w:p>
    <w:p w:rsidR="000C2297" w:rsidRDefault="000C2297" w:rsidP="007B62A9">
      <w:pPr>
        <w:pStyle w:val="BodyText"/>
        <w:spacing w:before="0"/>
      </w:pPr>
    </w:p>
    <w:p w:rsidR="00042D4D" w:rsidRDefault="00042D4D" w:rsidP="007B62A9">
      <w:pPr>
        <w:pStyle w:val="BodyText"/>
        <w:spacing w:before="0"/>
      </w:pPr>
    </w:p>
    <w:p w:rsidR="00042D4D" w:rsidRDefault="00042D4D" w:rsidP="007B62A9">
      <w:pPr>
        <w:pStyle w:val="BodyText"/>
        <w:spacing w:before="0"/>
      </w:pPr>
    </w:p>
    <w:p w:rsidR="00042D4D" w:rsidRDefault="00042D4D" w:rsidP="007B62A9">
      <w:pPr>
        <w:pStyle w:val="BodyText"/>
        <w:spacing w:before="0"/>
      </w:pPr>
    </w:p>
    <w:p w:rsidR="00042D4D" w:rsidRDefault="00042D4D" w:rsidP="007B62A9">
      <w:pPr>
        <w:pStyle w:val="BodyText"/>
        <w:spacing w:before="0"/>
      </w:pPr>
    </w:p>
    <w:p w:rsidR="00042D4D" w:rsidRDefault="00042D4D" w:rsidP="007B62A9">
      <w:pPr>
        <w:pStyle w:val="BodyText"/>
        <w:spacing w:before="0"/>
      </w:pPr>
    </w:p>
    <w:p w:rsidR="00042D4D" w:rsidRPr="007B62A9" w:rsidRDefault="00042D4D" w:rsidP="007B62A9">
      <w:pPr>
        <w:pStyle w:val="BodyText"/>
        <w:spacing w:before="0"/>
      </w:pPr>
    </w:p>
    <w:p w:rsidR="00716098" w:rsidRPr="00232B5C" w:rsidRDefault="00716098" w:rsidP="007B62A9">
      <w:pPr>
        <w:pStyle w:val="Heading2"/>
        <w:numPr>
          <w:ilvl w:val="0"/>
          <w:numId w:val="15"/>
        </w:numPr>
        <w:spacing w:before="0"/>
        <w:ind w:left="426" w:hanging="426"/>
        <w:jc w:val="both"/>
        <w:rPr>
          <w:rFonts w:ascii="Bookman Old Style" w:hAnsi="Bookman Old Style"/>
          <w:sz w:val="36"/>
          <w:szCs w:val="32"/>
        </w:rPr>
      </w:pPr>
      <w:bookmarkStart w:id="45" w:name="_Toc528001027"/>
      <w:r w:rsidRPr="00232B5C">
        <w:rPr>
          <w:rFonts w:ascii="Bookman Old Style" w:hAnsi="Bookman Old Style"/>
          <w:sz w:val="36"/>
          <w:szCs w:val="32"/>
        </w:rPr>
        <w:lastRenderedPageBreak/>
        <w:t>Limitations</w:t>
      </w:r>
      <w:bookmarkEnd w:id="45"/>
    </w:p>
    <w:p w:rsidR="004005F7" w:rsidRPr="004005F7" w:rsidRDefault="004005F7" w:rsidP="00863BA5">
      <w:pPr>
        <w:pStyle w:val="PwCNormal"/>
        <w:spacing w:after="0"/>
      </w:pPr>
    </w:p>
    <w:p w:rsidR="00716098" w:rsidRPr="007F7C76" w:rsidRDefault="00716098" w:rsidP="00D74884">
      <w:pPr>
        <w:pStyle w:val="ListParagraph"/>
        <w:numPr>
          <w:ilvl w:val="0"/>
          <w:numId w:val="20"/>
        </w:numPr>
        <w:ind w:left="426" w:hanging="426"/>
        <w:jc w:val="both"/>
        <w:rPr>
          <w:rFonts w:ascii="Bookman Old Style" w:hAnsi="Bookman Old Style"/>
          <w:sz w:val="22"/>
        </w:rPr>
      </w:pPr>
      <w:r w:rsidRPr="007F7C76">
        <w:rPr>
          <w:rFonts w:ascii="Bookman Old Style" w:hAnsi="Bookman Old Style"/>
          <w:sz w:val="22"/>
        </w:rPr>
        <w:t xml:space="preserve">The report has been prepared based on the information given by </w:t>
      </w:r>
      <w:r w:rsidR="007F7C76" w:rsidRPr="007F7C76">
        <w:rPr>
          <w:rFonts w:ascii="Bookman Old Style" w:hAnsi="Bookman Old Style"/>
          <w:sz w:val="22"/>
        </w:rPr>
        <w:t>GAD</w:t>
      </w:r>
      <w:r w:rsidRPr="007F7C76">
        <w:rPr>
          <w:rFonts w:ascii="Bookman Old Style" w:hAnsi="Bookman Old Style"/>
          <w:sz w:val="22"/>
        </w:rPr>
        <w:t xml:space="preserve"> and is accordingly, given for the specific purpose of internal use by the </w:t>
      </w:r>
      <w:r w:rsidR="007F7C76" w:rsidRPr="007F7C76">
        <w:rPr>
          <w:rFonts w:ascii="Bookman Old Style" w:hAnsi="Bookman Old Style"/>
          <w:sz w:val="22"/>
        </w:rPr>
        <w:t>GAD</w:t>
      </w:r>
      <w:r w:rsidRPr="007F7C76">
        <w:rPr>
          <w:rFonts w:ascii="Bookman Old Style" w:hAnsi="Bookman Old Style"/>
          <w:sz w:val="22"/>
        </w:rPr>
        <w:t>. Our conclusions are based on the completeness and accuracy of the stated facts and assumptions; which if not entirely complete or accurate, should be communicated to us immediately, as the inaccuracy or incompleteness could have a material impact on our conclusions.</w:t>
      </w:r>
    </w:p>
    <w:p w:rsidR="00716098" w:rsidRPr="007F7C76" w:rsidRDefault="00716098" w:rsidP="00D74884">
      <w:pPr>
        <w:pStyle w:val="ListParagraph"/>
        <w:numPr>
          <w:ilvl w:val="0"/>
          <w:numId w:val="20"/>
        </w:numPr>
        <w:ind w:left="426" w:hanging="426"/>
        <w:jc w:val="both"/>
        <w:rPr>
          <w:rFonts w:ascii="Bookman Old Style" w:hAnsi="Bookman Old Style"/>
          <w:sz w:val="22"/>
        </w:rPr>
      </w:pPr>
      <w:r w:rsidRPr="007F7C76">
        <w:rPr>
          <w:rFonts w:ascii="Bookman Old Style" w:hAnsi="Bookman Old Style"/>
          <w:sz w:val="22"/>
        </w:rPr>
        <w:t xml:space="preserve">This report has been prepared solely for </w:t>
      </w:r>
      <w:r w:rsidR="007F7C76" w:rsidRPr="007F7C76">
        <w:rPr>
          <w:rFonts w:ascii="Bookman Old Style" w:hAnsi="Bookman Old Style"/>
          <w:sz w:val="22"/>
        </w:rPr>
        <w:t>GAD</w:t>
      </w:r>
      <w:r w:rsidRPr="007F7C76">
        <w:rPr>
          <w:rFonts w:ascii="Bookman Old Style" w:hAnsi="Bookman Old Style"/>
          <w:sz w:val="22"/>
        </w:rPr>
        <w:t xml:space="preserve">, being the express addressee to this document. </w:t>
      </w:r>
      <w:r w:rsidR="007F7C76" w:rsidRPr="007F7C76">
        <w:rPr>
          <w:rFonts w:ascii="Bookman Old Style" w:hAnsi="Bookman Old Style"/>
          <w:sz w:val="22"/>
        </w:rPr>
        <w:t>GAD</w:t>
      </w:r>
      <w:r w:rsidRPr="007F7C76">
        <w:rPr>
          <w:rFonts w:ascii="Bookman Old Style" w:hAnsi="Bookman Old Style"/>
          <w:sz w:val="22"/>
        </w:rPr>
        <w:t xml:space="preserve"> does not accept or assume any liability, responsibility or duty of care for any use of or reliance on this report by anyone, other than (</w:t>
      </w:r>
      <w:proofErr w:type="spellStart"/>
      <w:r w:rsidRPr="007F7C76">
        <w:rPr>
          <w:rFonts w:ascii="Bookman Old Style" w:hAnsi="Bookman Old Style"/>
          <w:sz w:val="22"/>
        </w:rPr>
        <w:t>i</w:t>
      </w:r>
      <w:proofErr w:type="spellEnd"/>
      <w:r w:rsidRPr="007F7C76">
        <w:rPr>
          <w:rFonts w:ascii="Bookman Old Style" w:hAnsi="Bookman Old Style"/>
          <w:sz w:val="22"/>
        </w:rPr>
        <w:t xml:space="preserve">) </w:t>
      </w:r>
      <w:r w:rsidR="007F7C76" w:rsidRPr="007F7C76">
        <w:rPr>
          <w:rFonts w:ascii="Bookman Old Style" w:hAnsi="Bookman Old Style"/>
          <w:sz w:val="22"/>
        </w:rPr>
        <w:t>GAD</w:t>
      </w:r>
      <w:r w:rsidRPr="007F7C76">
        <w:rPr>
          <w:rFonts w:ascii="Bookman Old Style" w:hAnsi="Bookman Old Style"/>
          <w:sz w:val="22"/>
        </w:rPr>
        <w:t xml:space="preserve">, to the extent agreed in the relevant contract for the matter to which this report relates (if any), or (ii) as expressly agreed by </w:t>
      </w:r>
      <w:r w:rsidR="007F7C76" w:rsidRPr="007F7C76">
        <w:rPr>
          <w:rFonts w:ascii="Bookman Old Style" w:hAnsi="Bookman Old Style"/>
          <w:sz w:val="22"/>
        </w:rPr>
        <w:t>GAD</w:t>
      </w:r>
      <w:r w:rsidRPr="007F7C76">
        <w:rPr>
          <w:rFonts w:ascii="Bookman Old Style" w:hAnsi="Bookman Old Style"/>
          <w:sz w:val="22"/>
        </w:rPr>
        <w:t xml:space="preserve"> in writing in advance.</w:t>
      </w:r>
    </w:p>
    <w:p w:rsidR="00716098" w:rsidRPr="007F7C76" w:rsidRDefault="00716098" w:rsidP="00D74884">
      <w:pPr>
        <w:pStyle w:val="ListParagraph"/>
        <w:numPr>
          <w:ilvl w:val="0"/>
          <w:numId w:val="20"/>
        </w:numPr>
        <w:ind w:left="426" w:hanging="426"/>
        <w:jc w:val="both"/>
        <w:rPr>
          <w:rFonts w:ascii="Bookman Old Style" w:hAnsi="Bookman Old Style"/>
          <w:sz w:val="22"/>
        </w:rPr>
      </w:pPr>
      <w:r w:rsidRPr="007F7C76">
        <w:rPr>
          <w:rFonts w:ascii="Bookman Old Style" w:hAnsi="Bookman Old Style"/>
          <w:sz w:val="22"/>
        </w:rPr>
        <w:t xml:space="preserve">Without prior permission of </w:t>
      </w:r>
      <w:r w:rsidR="007F7C76" w:rsidRPr="007F7C76">
        <w:rPr>
          <w:rFonts w:ascii="Bookman Old Style" w:hAnsi="Bookman Old Style"/>
          <w:sz w:val="22"/>
        </w:rPr>
        <w:t>GAD</w:t>
      </w:r>
      <w:r w:rsidRPr="007F7C76">
        <w:rPr>
          <w:rFonts w:ascii="Bookman Old Style" w:hAnsi="Bookman Old Style"/>
          <w:sz w:val="22"/>
        </w:rPr>
        <w:t xml:space="preserve">, the contents of this report may not be quoted in whole or in part or otherwise referred to in any documents. The report is for the sole information of </w:t>
      </w:r>
      <w:r w:rsidR="007F7C76" w:rsidRPr="007F7C76">
        <w:rPr>
          <w:rFonts w:ascii="Bookman Old Style" w:hAnsi="Bookman Old Style"/>
          <w:sz w:val="22"/>
        </w:rPr>
        <w:t>GAD</w:t>
      </w:r>
      <w:r w:rsidRPr="007F7C76">
        <w:rPr>
          <w:rFonts w:ascii="Bookman Old Style" w:hAnsi="Bookman Old Style"/>
          <w:sz w:val="22"/>
        </w:rPr>
        <w:t xml:space="preserve"> and APTS accepts no responsibility to any other party.</w:t>
      </w:r>
    </w:p>
    <w:p w:rsidR="00716098" w:rsidRPr="007F7C76" w:rsidRDefault="00716098" w:rsidP="00D74884">
      <w:pPr>
        <w:pStyle w:val="ListParagraph"/>
        <w:numPr>
          <w:ilvl w:val="0"/>
          <w:numId w:val="20"/>
        </w:numPr>
        <w:ind w:left="426" w:hanging="426"/>
        <w:jc w:val="both"/>
        <w:rPr>
          <w:rFonts w:ascii="Bookman Old Style" w:hAnsi="Bookman Old Style"/>
          <w:sz w:val="22"/>
        </w:rPr>
      </w:pPr>
      <w:r w:rsidRPr="007F7C76">
        <w:rPr>
          <w:rFonts w:ascii="Bookman Old Style" w:hAnsi="Bookman Old Style"/>
          <w:sz w:val="22"/>
        </w:rPr>
        <w:t xml:space="preserve">This report (and any extract from it) may not be copied, paraphrased, reproduced, or distributed in any manner or form, whether by photocopying, electronically, by internet, within another document or otherwise, without the prior written permission of </w:t>
      </w:r>
      <w:r w:rsidR="007F7C76" w:rsidRPr="007F7C76">
        <w:rPr>
          <w:rFonts w:ascii="Bookman Old Style" w:hAnsi="Bookman Old Style"/>
          <w:sz w:val="22"/>
        </w:rPr>
        <w:t>GAD</w:t>
      </w:r>
      <w:r w:rsidRPr="007F7C76">
        <w:rPr>
          <w:rFonts w:ascii="Bookman Old Style" w:hAnsi="Bookman Old Style"/>
          <w:sz w:val="22"/>
        </w:rPr>
        <w:t xml:space="preserve">. Further, any quotation, citation or attribution of this report, or any extract from it, is strictly prohibited without </w:t>
      </w:r>
      <w:r w:rsidR="007F7C76" w:rsidRPr="007F7C76">
        <w:rPr>
          <w:rFonts w:ascii="Bookman Old Style" w:hAnsi="Bookman Old Style"/>
          <w:sz w:val="22"/>
        </w:rPr>
        <w:t>GAD</w:t>
      </w:r>
      <w:r w:rsidRPr="007F7C76">
        <w:rPr>
          <w:rFonts w:ascii="Bookman Old Style" w:hAnsi="Bookman Old Style"/>
          <w:sz w:val="22"/>
        </w:rPr>
        <w:t>’s prior written permission.</w:t>
      </w:r>
    </w:p>
    <w:p w:rsidR="002D6CFB" w:rsidRPr="007F7C76" w:rsidRDefault="00716098" w:rsidP="00D74884">
      <w:pPr>
        <w:pStyle w:val="ListParagraph"/>
        <w:numPr>
          <w:ilvl w:val="0"/>
          <w:numId w:val="20"/>
        </w:numPr>
        <w:ind w:left="426" w:hanging="426"/>
        <w:jc w:val="both"/>
        <w:rPr>
          <w:rFonts w:ascii="Bookman Old Style" w:hAnsi="Bookman Old Style"/>
          <w:sz w:val="22"/>
        </w:rPr>
      </w:pPr>
      <w:r w:rsidRPr="007F7C76">
        <w:rPr>
          <w:rFonts w:ascii="Bookman Old Style" w:hAnsi="Bookman Old Style"/>
          <w:sz w:val="22"/>
        </w:rPr>
        <w:t>This report makes recommendations based on the initial information. However, corrective action must be taken by the respective owners by performing a root cause analysis for each of the observations highlighted as part of this report.</w:t>
      </w:r>
    </w:p>
    <w:sectPr w:rsidR="002D6CFB" w:rsidRPr="007F7C76" w:rsidSect="00CD60CB">
      <w:pgSz w:w="11906" w:h="16838" w:code="9"/>
      <w:pgMar w:top="1440" w:right="1440" w:bottom="1349" w:left="1440" w:header="578" w:footer="215"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255BD" w:rsidRDefault="003255BD">
      <w:r>
        <w:separator/>
      </w:r>
    </w:p>
  </w:endnote>
  <w:endnote w:type="continuationSeparator" w:id="0">
    <w:p w:rsidR="003255BD" w:rsidRDefault="003255B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Frutiger 55">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1)">
    <w:altName w:val="Arial"/>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71A1" w:rsidRDefault="004D71A1" w:rsidP="00111353">
    <w:pPr>
      <w:pStyle w:val="Footer"/>
      <w:jc w:val="center"/>
      <w:rPr>
        <w:b/>
        <w:bCs/>
      </w:rPr>
    </w:pPr>
    <w:r>
      <w:t xml:space="preserve">Andhra Pradesh Technology Services – </w:t>
    </w:r>
    <w:r w:rsidRPr="002B2436">
      <w:t>GAD – AP</w:t>
    </w:r>
    <w:r>
      <w:t xml:space="preserve"> Codes                                            Page </w:t>
    </w:r>
    <w:r w:rsidR="00752A0C">
      <w:rPr>
        <w:b/>
        <w:bCs/>
      </w:rPr>
      <w:fldChar w:fldCharType="begin"/>
    </w:r>
    <w:r>
      <w:rPr>
        <w:b/>
        <w:bCs/>
      </w:rPr>
      <w:instrText xml:space="preserve"> PAGE  \* Arabic  \* MERGEFORMAT </w:instrText>
    </w:r>
    <w:r w:rsidR="00752A0C">
      <w:rPr>
        <w:b/>
        <w:bCs/>
      </w:rPr>
      <w:fldChar w:fldCharType="separate"/>
    </w:r>
    <w:r w:rsidR="00B02824">
      <w:rPr>
        <w:b/>
        <w:bCs/>
        <w:noProof/>
      </w:rPr>
      <w:t>32</w:t>
    </w:r>
    <w:r w:rsidR="00752A0C">
      <w:rPr>
        <w:b/>
        <w:bCs/>
      </w:rPr>
      <w:fldChar w:fldCharType="end"/>
    </w:r>
    <w:r>
      <w:t xml:space="preserve"> of </w:t>
    </w:r>
    <w:fldSimple w:instr=" NUMPAGES  \* Arabic  \* MERGEFORMAT ">
      <w:r w:rsidR="00B02824" w:rsidRPr="00B02824">
        <w:rPr>
          <w:b/>
          <w:bCs/>
          <w:noProof/>
        </w:rPr>
        <w:t>37</w:t>
      </w:r>
    </w:fldSimple>
  </w:p>
  <w:p w:rsidR="004D71A1" w:rsidRPr="00111353" w:rsidRDefault="004D71A1" w:rsidP="00111353">
    <w:pPr>
      <w:pStyle w:val="Footer"/>
      <w:jc w:val="center"/>
      <w:rPr>
        <w:b/>
        <w:bC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029258"/>
      <w:docPartObj>
        <w:docPartGallery w:val="Page Numbers (Bottom of Page)"/>
        <w:docPartUnique/>
      </w:docPartObj>
    </w:sdtPr>
    <w:sdtContent>
      <w:sdt>
        <w:sdtPr>
          <w:id w:val="44029259"/>
          <w:docPartObj>
            <w:docPartGallery w:val="Page Numbers (Top of Page)"/>
            <w:docPartUnique/>
          </w:docPartObj>
        </w:sdtPr>
        <w:sdtContent>
          <w:p w:rsidR="004D71A1" w:rsidRDefault="004D71A1">
            <w:pPr>
              <w:pStyle w:val="Footer"/>
              <w:jc w:val="right"/>
            </w:pPr>
            <w:r>
              <w:t xml:space="preserve">Page </w:t>
            </w:r>
            <w:r w:rsidR="00752A0C">
              <w:rPr>
                <w:b/>
                <w:bCs/>
                <w:sz w:val="24"/>
                <w:szCs w:val="24"/>
              </w:rPr>
              <w:fldChar w:fldCharType="begin"/>
            </w:r>
            <w:r>
              <w:rPr>
                <w:b/>
                <w:bCs/>
              </w:rPr>
              <w:instrText xml:space="preserve"> PAGE </w:instrText>
            </w:r>
            <w:r w:rsidR="00752A0C">
              <w:rPr>
                <w:b/>
                <w:bCs/>
                <w:sz w:val="24"/>
                <w:szCs w:val="24"/>
              </w:rPr>
              <w:fldChar w:fldCharType="separate"/>
            </w:r>
            <w:r>
              <w:rPr>
                <w:b/>
                <w:bCs/>
                <w:noProof/>
              </w:rPr>
              <w:t>9</w:t>
            </w:r>
            <w:r w:rsidR="00752A0C">
              <w:rPr>
                <w:b/>
                <w:bCs/>
                <w:sz w:val="24"/>
                <w:szCs w:val="24"/>
              </w:rPr>
              <w:fldChar w:fldCharType="end"/>
            </w:r>
            <w:r>
              <w:t xml:space="preserve"> of </w:t>
            </w:r>
            <w:r w:rsidR="00752A0C">
              <w:rPr>
                <w:b/>
                <w:bCs/>
                <w:sz w:val="24"/>
                <w:szCs w:val="24"/>
              </w:rPr>
              <w:fldChar w:fldCharType="begin"/>
            </w:r>
            <w:r>
              <w:rPr>
                <w:b/>
                <w:bCs/>
              </w:rPr>
              <w:instrText xml:space="preserve"> NUMPAGES  </w:instrText>
            </w:r>
            <w:r w:rsidR="00752A0C">
              <w:rPr>
                <w:b/>
                <w:bCs/>
                <w:sz w:val="24"/>
                <w:szCs w:val="24"/>
              </w:rPr>
              <w:fldChar w:fldCharType="separate"/>
            </w:r>
            <w:r>
              <w:rPr>
                <w:b/>
                <w:bCs/>
                <w:noProof/>
              </w:rPr>
              <w:t>16</w:t>
            </w:r>
            <w:r w:rsidR="00752A0C">
              <w:rPr>
                <w:b/>
                <w:bCs/>
                <w:sz w:val="24"/>
                <w:szCs w:val="24"/>
              </w:rPr>
              <w:fldChar w:fldCharType="end"/>
            </w:r>
          </w:p>
        </w:sdtContent>
      </w:sdt>
    </w:sdtContent>
  </w:sdt>
  <w:p w:rsidR="004D71A1" w:rsidRDefault="004D71A1"/>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296918"/>
      <w:docPartObj>
        <w:docPartGallery w:val="Page Numbers (Bottom of Page)"/>
        <w:docPartUnique/>
      </w:docPartObj>
    </w:sdtPr>
    <w:sdtContent>
      <w:sdt>
        <w:sdtPr>
          <w:id w:val="61296919"/>
          <w:docPartObj>
            <w:docPartGallery w:val="Page Numbers (Top of Page)"/>
            <w:docPartUnique/>
          </w:docPartObj>
        </w:sdtPr>
        <w:sdtContent>
          <w:p w:rsidR="004D71A1" w:rsidRDefault="004D71A1">
            <w:pPr>
              <w:pStyle w:val="Footer"/>
              <w:jc w:val="right"/>
            </w:pPr>
            <w:r>
              <w:t xml:space="preserve">Page </w:t>
            </w:r>
            <w:r w:rsidR="00752A0C">
              <w:rPr>
                <w:b/>
                <w:bCs/>
                <w:sz w:val="24"/>
                <w:szCs w:val="24"/>
              </w:rPr>
              <w:fldChar w:fldCharType="begin"/>
            </w:r>
            <w:r>
              <w:rPr>
                <w:b/>
                <w:bCs/>
              </w:rPr>
              <w:instrText xml:space="preserve"> PAGE </w:instrText>
            </w:r>
            <w:r w:rsidR="00752A0C">
              <w:rPr>
                <w:b/>
                <w:bCs/>
                <w:sz w:val="24"/>
                <w:szCs w:val="24"/>
              </w:rPr>
              <w:fldChar w:fldCharType="separate"/>
            </w:r>
            <w:r w:rsidR="00B02824">
              <w:rPr>
                <w:b/>
                <w:bCs/>
                <w:noProof/>
              </w:rPr>
              <w:t>8</w:t>
            </w:r>
            <w:r w:rsidR="00752A0C">
              <w:rPr>
                <w:b/>
                <w:bCs/>
                <w:sz w:val="24"/>
                <w:szCs w:val="24"/>
              </w:rPr>
              <w:fldChar w:fldCharType="end"/>
            </w:r>
            <w:r>
              <w:t xml:space="preserve"> of </w:t>
            </w:r>
            <w:r w:rsidR="00752A0C">
              <w:rPr>
                <w:b/>
                <w:bCs/>
                <w:sz w:val="24"/>
                <w:szCs w:val="24"/>
              </w:rPr>
              <w:fldChar w:fldCharType="begin"/>
            </w:r>
            <w:r>
              <w:rPr>
                <w:b/>
                <w:bCs/>
              </w:rPr>
              <w:instrText xml:space="preserve"> NUMPAGES  </w:instrText>
            </w:r>
            <w:r w:rsidR="00752A0C">
              <w:rPr>
                <w:b/>
                <w:bCs/>
                <w:sz w:val="24"/>
                <w:szCs w:val="24"/>
              </w:rPr>
              <w:fldChar w:fldCharType="separate"/>
            </w:r>
            <w:r w:rsidR="00B02824">
              <w:rPr>
                <w:b/>
                <w:bCs/>
                <w:noProof/>
              </w:rPr>
              <w:t>31</w:t>
            </w:r>
            <w:r w:rsidR="00752A0C">
              <w:rPr>
                <w:b/>
                <w:bCs/>
                <w:sz w:val="24"/>
                <w:szCs w:val="24"/>
              </w:rPr>
              <w:fldChar w:fldCharType="end"/>
            </w:r>
          </w:p>
        </w:sdtContent>
      </w:sdt>
    </w:sdtContent>
  </w:sdt>
  <w:p w:rsidR="004D71A1" w:rsidRDefault="004D71A1"/>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255BD" w:rsidRDefault="003255BD">
      <w:r>
        <w:separator/>
      </w:r>
    </w:p>
  </w:footnote>
  <w:footnote w:type="continuationSeparator" w:id="0">
    <w:p w:rsidR="003255BD" w:rsidRDefault="003255B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71A1" w:rsidRPr="004830A4" w:rsidRDefault="004D71A1" w:rsidP="004830A4">
    <w:pPr>
      <w:pStyle w:val="Header"/>
      <w:jc w:val="center"/>
      <w:rPr>
        <w:b/>
        <w:sz w:val="20"/>
      </w:rPr>
    </w:pPr>
    <w:r w:rsidRPr="004830A4">
      <w:rPr>
        <w:b/>
        <w:sz w:val="20"/>
      </w:rPr>
      <w:t>Private &amp; Confidential</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71A1" w:rsidRDefault="004D71A1" w:rsidP="00262A50">
    <w:pPr>
      <w:pStyle w:val="Footer"/>
      <w:pBdr>
        <w:top w:val="none" w:sz="0" w:space="0" w:color="auto"/>
      </w:pBdr>
      <w:spacing w:before="0"/>
      <w:rPr>
        <w:rFonts w:ascii="Trebuchet MS" w:hAnsi="Trebuchet MS" w:cs="Arial"/>
        <w:szCs w:val="16"/>
        <w:lang w:val="en-US"/>
      </w:rPr>
    </w:pPr>
    <w:r>
      <w:rPr>
        <w:rFonts w:ascii="Trebuchet MS" w:hAnsi="Trebuchet MS" w:cs="Arial"/>
        <w:szCs w:val="16"/>
        <w:lang w:val="en-US"/>
      </w:rPr>
      <w:tab/>
    </w:r>
  </w:p>
  <w:p w:rsidR="004D71A1" w:rsidRPr="00650886" w:rsidRDefault="004D71A1" w:rsidP="00262A50">
    <w:pPr>
      <w:pStyle w:val="Footer"/>
      <w:pBdr>
        <w:top w:val="none" w:sz="0" w:space="0" w:color="auto"/>
      </w:pBdr>
      <w:spacing w:before="0"/>
      <w:rPr>
        <w:rFonts w:ascii="Trebuchet MS" w:hAnsi="Trebuchet MS" w:cs="Arial"/>
        <w:szCs w:val="16"/>
        <w:lang w:val="en-US"/>
      </w:rPr>
    </w:pPr>
  </w:p>
  <w:p w:rsidR="004D71A1" w:rsidRPr="00650886" w:rsidRDefault="004D71A1" w:rsidP="0099530C">
    <w:pPr>
      <w:pStyle w:val="Footer"/>
      <w:pBdr>
        <w:top w:val="none" w:sz="0" w:space="0" w:color="auto"/>
      </w:pBdr>
      <w:spacing w:before="0"/>
      <w:rPr>
        <w:rFonts w:ascii="Trebuchet MS" w:hAnsi="Trebuchet MS" w:cs="Arial"/>
        <w:szCs w:val="16"/>
        <w:lang w:val="en-US"/>
      </w:rPr>
    </w:pPr>
  </w:p>
  <w:p w:rsidR="004D71A1" w:rsidRDefault="004D71A1"/>
  <w:p w:rsidR="004D71A1" w:rsidRDefault="004D71A1"/>
  <w:p w:rsidR="004D71A1" w:rsidRDefault="004D71A1"/>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0"/>
    <w:lvl w:ilvl="0">
      <w:start w:val="1"/>
      <w:numFmt w:val="decimal"/>
      <w:pStyle w:val="QuickA"/>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nsid w:val="021F0488"/>
    <w:multiLevelType w:val="hybridMultilevel"/>
    <w:tmpl w:val="F33859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8637E7E"/>
    <w:multiLevelType w:val="hybridMultilevel"/>
    <w:tmpl w:val="0FB28CDA"/>
    <w:lvl w:ilvl="0" w:tplc="04090001">
      <w:start w:val="1"/>
      <w:numFmt w:val="bullet"/>
      <w:pStyle w:val="BodyText1-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B6D63FC"/>
    <w:multiLevelType w:val="multilevel"/>
    <w:tmpl w:val="55004020"/>
    <w:lvl w:ilvl="0">
      <w:start w:val="1"/>
      <w:numFmt w:val="decimal"/>
      <w:lvlText w:val="%1."/>
      <w:lvlJc w:val="left"/>
      <w:pPr>
        <w:ind w:left="1080" w:hanging="720"/>
      </w:pPr>
      <w:rPr>
        <w:rFonts w:ascii="Times New Roman" w:eastAsia="Times New Roman" w:hAnsi="Times New Roman" w:cs="Times New Roman"/>
      </w:rPr>
    </w:lvl>
    <w:lvl w:ilvl="1">
      <w:start w:val="1"/>
      <w:numFmt w:val="decimal"/>
      <w:isLgl/>
      <w:lvlText w:val="%1.%2."/>
      <w:lvlJc w:val="left"/>
      <w:pPr>
        <w:ind w:left="50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22C06AAC"/>
    <w:multiLevelType w:val="multilevel"/>
    <w:tmpl w:val="5254E3D4"/>
    <w:lvl w:ilvl="0">
      <w:start w:val="1"/>
      <w:numFmt w:val="upperLetter"/>
      <w:pStyle w:val="Bullet1"/>
      <w:lvlText w:val="Appendix %1."/>
      <w:lvlJc w:val="left"/>
      <w:pPr>
        <w:tabs>
          <w:tab w:val="num" w:pos="2160"/>
        </w:tabs>
        <w:ind w:left="567" w:hanging="567"/>
      </w:pPr>
    </w:lvl>
    <w:lvl w:ilvl="1">
      <w:start w:val="1"/>
      <w:numFmt w:val="decimal"/>
      <w:lvlText w:val="%1.%2"/>
      <w:lvlJc w:val="left"/>
      <w:pPr>
        <w:tabs>
          <w:tab w:val="num" w:pos="567"/>
        </w:tabs>
        <w:ind w:left="567" w:hanging="567"/>
      </w:pPr>
    </w:lvl>
    <w:lvl w:ilvl="2">
      <w:start w:val="1"/>
      <w:numFmt w:val="decimal"/>
      <w:lvlText w:val="%1.%2.%3"/>
      <w:lvlJc w:val="left"/>
      <w:pPr>
        <w:tabs>
          <w:tab w:val="num" w:pos="720"/>
        </w:tabs>
        <w:ind w:left="567" w:hanging="567"/>
      </w:pPr>
    </w:lvl>
    <w:lvl w:ilvl="3">
      <w:start w:val="1"/>
      <w:numFmt w:val="decimal"/>
      <w:lvlText w:val="%1.%2.%3.%4"/>
      <w:lvlJc w:val="left"/>
      <w:pPr>
        <w:tabs>
          <w:tab w:val="num" w:pos="1080"/>
        </w:tabs>
        <w:ind w:left="567" w:hanging="567"/>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5">
    <w:nsid w:val="28015D45"/>
    <w:multiLevelType w:val="multilevel"/>
    <w:tmpl w:val="1B2826E4"/>
    <w:lvl w:ilvl="0">
      <w:start w:val="1"/>
      <w:numFmt w:val="decimal"/>
      <w:lvlText w:val="%1."/>
      <w:lvlJc w:val="left"/>
      <w:pPr>
        <w:ind w:left="1080" w:hanging="720"/>
      </w:pPr>
      <w:rPr>
        <w:rFonts w:ascii="Bookman Old Style" w:eastAsia="Times New Roman" w:hAnsi="Bookman Old Style" w:cs="Times New Roman" w:hint="default"/>
        <w:sz w:val="28"/>
      </w:rPr>
    </w:lvl>
    <w:lvl w:ilvl="1">
      <w:start w:val="1"/>
      <w:numFmt w:val="decimal"/>
      <w:isLgl/>
      <w:lvlText w:val="%1.%2."/>
      <w:lvlJc w:val="left"/>
      <w:pPr>
        <w:ind w:left="720" w:hanging="360"/>
      </w:pPr>
      <w:rPr>
        <w:rFonts w:ascii="Bookman Old Style" w:hAnsi="Bookman Old Style" w:cs="Times New Roman" w:hint="default"/>
        <w:sz w:val="28"/>
        <w:szCs w:val="28"/>
      </w:rPr>
    </w:lvl>
    <w:lvl w:ilvl="2">
      <w:start w:val="1"/>
      <w:numFmt w:val="decimal"/>
      <w:isLgl/>
      <w:lvlText w:val="%1.%2.%3."/>
      <w:lvlJc w:val="left"/>
      <w:pPr>
        <w:ind w:left="720" w:hanging="720"/>
      </w:pPr>
      <w:rPr>
        <w:rFonts w:hint="default"/>
        <w:sz w:val="28"/>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9F60073"/>
    <w:multiLevelType w:val="multilevel"/>
    <w:tmpl w:val="28909FD8"/>
    <w:lvl w:ilvl="0">
      <w:start w:val="1"/>
      <w:numFmt w:val="decimal"/>
      <w:lvlRestart w:val="0"/>
      <w:pStyle w:val="TableNumberedList1"/>
      <w:lvlText w:val="%1"/>
      <w:lvlJc w:val="left"/>
      <w:pPr>
        <w:tabs>
          <w:tab w:val="num" w:pos="283"/>
        </w:tabs>
        <w:ind w:left="284" w:hanging="284"/>
      </w:pPr>
      <w:rPr>
        <w:rFonts w:ascii="Times New Roman" w:hAnsi="Times New Roman" w:hint="default"/>
        <w:b w:val="0"/>
        <w:i w:val="0"/>
        <w:color w:val="auto"/>
        <w:sz w:val="20"/>
      </w:rPr>
    </w:lvl>
    <w:lvl w:ilvl="1">
      <w:start w:val="1"/>
      <w:numFmt w:val="lowerLetter"/>
      <w:lvlRestart w:val="0"/>
      <w:pStyle w:val="TableNumberedList2"/>
      <w:lvlText w:val="%2"/>
      <w:lvlJc w:val="left"/>
      <w:pPr>
        <w:tabs>
          <w:tab w:val="num" w:pos="567"/>
        </w:tabs>
        <w:ind w:left="567" w:hanging="283"/>
      </w:pPr>
      <w:rPr>
        <w:rFonts w:hint="default"/>
        <w:b w:val="0"/>
        <w:i w:val="0"/>
        <w:color w:val="auto"/>
        <w:szCs w:val="10"/>
      </w:rPr>
    </w:lvl>
    <w:lvl w:ilvl="2">
      <w:start w:val="1"/>
      <w:numFmt w:val="lowerRoman"/>
      <w:lvlRestart w:val="0"/>
      <w:pStyle w:val="TableNumberedList3"/>
      <w:lvlText w:val="%3"/>
      <w:lvlJc w:val="left"/>
      <w:pPr>
        <w:tabs>
          <w:tab w:val="num" w:pos="851"/>
        </w:tabs>
        <w:ind w:left="851" w:hanging="284"/>
      </w:pPr>
      <w:rPr>
        <w:rFonts w:asciiTheme="minorHAnsi" w:hAnsiTheme="minorHAnsi" w:hint="default"/>
        <w:b w:val="0"/>
        <w:i w:val="0"/>
        <w:color w:val="auto"/>
        <w:sz w:val="20"/>
        <w:szCs w:val="10"/>
      </w:rPr>
    </w:lvl>
    <w:lvl w:ilvl="3">
      <w:start w:val="1"/>
      <w:numFmt w:val="none"/>
      <w:lvlRestart w:val="0"/>
      <w:lvlText w:val=""/>
      <w:lvlJc w:val="left"/>
      <w:pPr>
        <w:tabs>
          <w:tab w:val="num" w:pos="0"/>
        </w:tabs>
        <w:ind w:left="0" w:firstLine="0"/>
      </w:pPr>
      <w:rPr>
        <w:rFonts w:hint="default"/>
        <w:color w:val="auto"/>
        <w:sz w:val="10"/>
        <w:szCs w:val="10"/>
      </w:rPr>
    </w:lvl>
    <w:lvl w:ilvl="4">
      <w:start w:val="1"/>
      <w:numFmt w:val="none"/>
      <w:lvlText w:val="%5"/>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7">
    <w:nsid w:val="2BF876DE"/>
    <w:multiLevelType w:val="multilevel"/>
    <w:tmpl w:val="B7F496D4"/>
    <w:lvl w:ilvl="0">
      <w:start w:val="1"/>
      <w:numFmt w:val="bullet"/>
      <w:lvlRestart w:val="0"/>
      <w:pStyle w:val="TableBullet1Small"/>
      <w:lvlText w:val=""/>
      <w:lvlJc w:val="left"/>
      <w:pPr>
        <w:tabs>
          <w:tab w:val="num" w:pos="284"/>
        </w:tabs>
        <w:ind w:left="170" w:hanging="170"/>
      </w:pPr>
      <w:rPr>
        <w:rFonts w:ascii="Symbol" w:hAnsi="Symbol" w:hint="default"/>
        <w:b w:val="0"/>
        <w:i w:val="0"/>
        <w:color w:val="auto"/>
      </w:rPr>
    </w:lvl>
    <w:lvl w:ilvl="1">
      <w:start w:val="1"/>
      <w:numFmt w:val="bullet"/>
      <w:lvlRestart w:val="0"/>
      <w:pStyle w:val="TableBullet2Small"/>
      <w:lvlText w:val="–"/>
      <w:lvlJc w:val="left"/>
      <w:pPr>
        <w:tabs>
          <w:tab w:val="num" w:pos="567"/>
        </w:tabs>
        <w:ind w:left="340" w:hanging="170"/>
      </w:pPr>
      <w:rPr>
        <w:rFonts w:ascii="Arial" w:hAnsi="Arial" w:hint="default"/>
        <w:b w:val="0"/>
        <w:i w:val="0"/>
        <w:color w:val="auto"/>
      </w:rPr>
    </w:lvl>
    <w:lvl w:ilvl="2">
      <w:start w:val="1"/>
      <w:numFmt w:val="bullet"/>
      <w:lvlRestart w:val="0"/>
      <w:pStyle w:val="TableBullet3Small"/>
      <w:lvlText w:val="o"/>
      <w:lvlJc w:val="left"/>
      <w:pPr>
        <w:tabs>
          <w:tab w:val="num" w:pos="851"/>
        </w:tabs>
        <w:ind w:left="510" w:hanging="170"/>
      </w:pPr>
      <w:rPr>
        <w:rFonts w:ascii="Arial" w:hAnsi="Arial" w:hint="default"/>
        <w:b w:val="0"/>
        <w:i w:val="0"/>
        <w:color w:val="auto"/>
        <w:sz w:val="10"/>
        <w:szCs w:val="10"/>
      </w:rPr>
    </w:lvl>
    <w:lvl w:ilvl="3">
      <w:start w:val="1"/>
      <w:numFmt w:val="none"/>
      <w:lvlRestart w:val="0"/>
      <w:lvlText w:val=""/>
      <w:lvlJc w:val="left"/>
      <w:pPr>
        <w:tabs>
          <w:tab w:val="num" w:pos="2880"/>
        </w:tabs>
        <w:ind w:left="2880" w:hanging="720"/>
      </w:pPr>
      <w:rPr>
        <w:rFonts w:hint="default"/>
        <w:b w:val="0"/>
        <w:i w:val="0"/>
        <w:color w:val="auto"/>
        <w:sz w:val="10"/>
        <w:szCs w:val="1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8">
    <w:nsid w:val="339A5F9F"/>
    <w:multiLevelType w:val="hybridMultilevel"/>
    <w:tmpl w:val="5CE05B4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0B564E"/>
    <w:multiLevelType w:val="multilevel"/>
    <w:tmpl w:val="D5EA105E"/>
    <w:styleLink w:val="TableBulletSmallList"/>
    <w:lvl w:ilvl="0">
      <w:start w:val="1"/>
      <w:numFmt w:val="bullet"/>
      <w:lvlRestart w:val="0"/>
      <w:lvlText w:val=""/>
      <w:lvlJc w:val="left"/>
      <w:pPr>
        <w:tabs>
          <w:tab w:val="num" w:pos="284"/>
        </w:tabs>
        <w:ind w:left="284" w:hanging="284"/>
      </w:pPr>
      <w:rPr>
        <w:rFonts w:ascii="Symbol" w:hAnsi="Symbol" w:hint="default"/>
        <w:b w:val="0"/>
        <w:i w:val="0"/>
        <w:color w:val="auto"/>
      </w:rPr>
    </w:lvl>
    <w:lvl w:ilvl="1">
      <w:start w:val="1"/>
      <w:numFmt w:val="bullet"/>
      <w:lvlRestart w:val="0"/>
      <w:lvlText w:val="–"/>
      <w:lvlJc w:val="left"/>
      <w:pPr>
        <w:tabs>
          <w:tab w:val="num" w:pos="567"/>
        </w:tabs>
        <w:ind w:left="567" w:hanging="283"/>
      </w:pPr>
      <w:rPr>
        <w:rFonts w:ascii="Arial" w:hAnsi="Arial" w:hint="default"/>
        <w:b w:val="0"/>
        <w:i w:val="0"/>
        <w:color w:val="auto"/>
      </w:rPr>
    </w:lvl>
    <w:lvl w:ilvl="2">
      <w:start w:val="1"/>
      <w:numFmt w:val="bullet"/>
      <w:lvlRestart w:val="0"/>
      <w:lvlText w:val="o"/>
      <w:lvlJc w:val="left"/>
      <w:pPr>
        <w:tabs>
          <w:tab w:val="num" w:pos="851"/>
        </w:tabs>
        <w:ind w:left="851" w:hanging="284"/>
      </w:pPr>
      <w:rPr>
        <w:rFonts w:ascii="Arial" w:hAnsi="Arial" w:hint="default"/>
        <w:b w:val="0"/>
        <w:i w:val="0"/>
        <w:color w:val="auto"/>
        <w:sz w:val="10"/>
        <w:szCs w:val="10"/>
      </w:rPr>
    </w:lvl>
    <w:lvl w:ilvl="3">
      <w:start w:val="1"/>
      <w:numFmt w:val="none"/>
      <w:lvlRestart w:val="0"/>
      <w:lvlText w:val=""/>
      <w:lvlJc w:val="left"/>
      <w:pPr>
        <w:tabs>
          <w:tab w:val="num" w:pos="2880"/>
        </w:tabs>
        <w:ind w:left="2880" w:hanging="720"/>
      </w:pPr>
      <w:rPr>
        <w:rFonts w:hint="default"/>
        <w:b w:val="0"/>
        <w:i w:val="0"/>
        <w:color w:val="auto"/>
        <w:sz w:val="10"/>
        <w:szCs w:val="1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0">
    <w:nsid w:val="46E345EC"/>
    <w:multiLevelType w:val="multilevel"/>
    <w:tmpl w:val="55F63EF4"/>
    <w:lvl w:ilvl="0">
      <w:start w:val="1"/>
      <w:numFmt w:val="decimal"/>
      <w:pStyle w:val="Heading1"/>
      <w:lvlText w:val="%1"/>
      <w:lvlJc w:val="left"/>
      <w:pPr>
        <w:tabs>
          <w:tab w:val="num" w:pos="432"/>
        </w:tabs>
        <w:ind w:left="432" w:hanging="432"/>
      </w:pPr>
    </w:lvl>
    <w:lvl w:ilvl="1">
      <w:start w:val="1"/>
      <w:numFmt w:val="upperRoman"/>
      <w:pStyle w:val="Heading2"/>
      <w:lvlText w:val="%2."/>
      <w:lvlJc w:val="right"/>
      <w:pPr>
        <w:tabs>
          <w:tab w:val="num" w:pos="576"/>
        </w:tabs>
        <w:ind w:left="576" w:hanging="576"/>
      </w:pPr>
      <w:rPr>
        <w:b w:val="0"/>
        <w:i w:val="0"/>
        <w:sz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nsid w:val="49CB3DB3"/>
    <w:multiLevelType w:val="multilevel"/>
    <w:tmpl w:val="5906C278"/>
    <w:lvl w:ilvl="0">
      <w:start w:val="1"/>
      <w:numFmt w:val="decimal"/>
      <w:lvlText w:val="%1."/>
      <w:lvlJc w:val="left"/>
      <w:pPr>
        <w:ind w:left="1080" w:hanging="720"/>
      </w:pPr>
      <w:rPr>
        <w:rFonts w:hint="default"/>
      </w:rPr>
    </w:lvl>
    <w:lvl w:ilvl="1">
      <w:start w:val="1"/>
      <w:numFmt w:val="decimal"/>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4AD522D1"/>
    <w:multiLevelType w:val="hybridMultilevel"/>
    <w:tmpl w:val="B254E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D8C2F25"/>
    <w:multiLevelType w:val="multilevel"/>
    <w:tmpl w:val="6E008996"/>
    <w:lvl w:ilvl="0">
      <w:start w:val="1"/>
      <w:numFmt w:val="bullet"/>
      <w:lvlRestart w:val="0"/>
      <w:pStyle w:val="TableBullet1Normal"/>
      <w:lvlText w:val=""/>
      <w:lvlJc w:val="left"/>
      <w:pPr>
        <w:tabs>
          <w:tab w:val="num" w:pos="283"/>
        </w:tabs>
        <w:ind w:left="284" w:hanging="284"/>
      </w:pPr>
      <w:rPr>
        <w:rFonts w:ascii="Symbol" w:hAnsi="Symbol" w:hint="default"/>
        <w:b w:val="0"/>
        <w:i w:val="0"/>
        <w:color w:val="auto"/>
      </w:rPr>
    </w:lvl>
    <w:lvl w:ilvl="1">
      <w:start w:val="1"/>
      <w:numFmt w:val="bullet"/>
      <w:lvlRestart w:val="0"/>
      <w:pStyle w:val="TableBullet2Normal"/>
      <w:lvlText w:val="–"/>
      <w:lvlJc w:val="left"/>
      <w:pPr>
        <w:tabs>
          <w:tab w:val="num" w:pos="567"/>
        </w:tabs>
        <w:ind w:left="567" w:hanging="283"/>
      </w:pPr>
      <w:rPr>
        <w:rFonts w:ascii="Arial" w:hAnsi="Arial" w:hint="default"/>
        <w:b w:val="0"/>
        <w:i w:val="0"/>
        <w:color w:val="auto"/>
        <w:szCs w:val="10"/>
      </w:rPr>
    </w:lvl>
    <w:lvl w:ilvl="2">
      <w:start w:val="1"/>
      <w:numFmt w:val="bullet"/>
      <w:lvlRestart w:val="0"/>
      <w:pStyle w:val="TableBullet3Normal"/>
      <w:lvlText w:val="o"/>
      <w:lvlJc w:val="left"/>
      <w:pPr>
        <w:tabs>
          <w:tab w:val="num" w:pos="851"/>
        </w:tabs>
        <w:ind w:left="851" w:hanging="284"/>
      </w:pPr>
      <w:rPr>
        <w:rFonts w:ascii="Arial" w:hAnsi="Arial" w:hint="default"/>
        <w:b w:val="0"/>
        <w:i w:val="0"/>
        <w:color w:val="auto"/>
        <w:sz w:val="10"/>
        <w:szCs w:val="10"/>
      </w:rPr>
    </w:lvl>
    <w:lvl w:ilvl="3">
      <w:start w:val="1"/>
      <w:numFmt w:val="none"/>
      <w:lvlRestart w:val="0"/>
      <w:lvlText w:val=""/>
      <w:lvlJc w:val="left"/>
      <w:pPr>
        <w:tabs>
          <w:tab w:val="num" w:pos="0"/>
        </w:tabs>
        <w:ind w:left="0" w:firstLine="0"/>
      </w:pPr>
      <w:rPr>
        <w:rFonts w:hint="default"/>
        <w:color w:val="auto"/>
        <w:sz w:val="10"/>
        <w:szCs w:val="10"/>
      </w:rPr>
    </w:lvl>
    <w:lvl w:ilvl="4">
      <w:start w:val="1"/>
      <w:numFmt w:val="none"/>
      <w:lvlText w:val="%5"/>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4">
    <w:nsid w:val="4DD77A6B"/>
    <w:multiLevelType w:val="multilevel"/>
    <w:tmpl w:val="4488626A"/>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57A04D1B"/>
    <w:multiLevelType w:val="hybridMultilevel"/>
    <w:tmpl w:val="1DF6E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9956CC"/>
    <w:multiLevelType w:val="hybridMultilevel"/>
    <w:tmpl w:val="2746140A"/>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7">
    <w:nsid w:val="5DC76B7F"/>
    <w:multiLevelType w:val="multilevel"/>
    <w:tmpl w:val="2326E2B8"/>
    <w:name w:val="Chapter numbering list"/>
    <w:lvl w:ilvl="0">
      <w:start w:val="1"/>
      <w:numFmt w:val="decimal"/>
      <w:lvlRestart w:val="0"/>
      <w:suff w:val="nothing"/>
      <w:lvlText w:val="%1"/>
      <w:lvlJc w:val="left"/>
      <w:pPr>
        <w:tabs>
          <w:tab w:val="num" w:pos="0"/>
        </w:tabs>
        <w:ind w:left="0" w:firstLine="0"/>
      </w:pPr>
      <w:rPr>
        <w:rFonts w:hint="default"/>
      </w:rPr>
    </w:lvl>
    <w:lvl w:ilvl="1">
      <w:start w:val="1"/>
      <w:numFmt w:val="decimal"/>
      <w:lvlRestart w:val="0"/>
      <w:lvlText w:val="%2"/>
      <w:lvlJc w:val="left"/>
      <w:pPr>
        <w:tabs>
          <w:tab w:val="num" w:pos="850"/>
        </w:tabs>
        <w:ind w:left="850" w:hanging="850"/>
      </w:pPr>
      <w:rPr>
        <w:rFonts w:hint="default"/>
      </w:rPr>
    </w:lvl>
    <w:lvl w:ilvl="2">
      <w:start w:val="1"/>
      <w:numFmt w:val="decimal"/>
      <w:lvlText w:val="%1.%3"/>
      <w:lvlJc w:val="left"/>
      <w:pPr>
        <w:tabs>
          <w:tab w:val="num" w:pos="850"/>
        </w:tabs>
        <w:ind w:left="850" w:hanging="850"/>
      </w:pPr>
      <w:rPr>
        <w:rFonts w:hint="default"/>
      </w:rPr>
    </w:lvl>
    <w:lvl w:ilvl="3">
      <w:start w:val="1"/>
      <w:numFmt w:val="decimal"/>
      <w:lvlText w:val="%1.%3.%4"/>
      <w:lvlJc w:val="left"/>
      <w:pPr>
        <w:tabs>
          <w:tab w:val="num" w:pos="850"/>
        </w:tabs>
        <w:ind w:left="850" w:hanging="850"/>
      </w:pPr>
      <w:rPr>
        <w:rFonts w:hint="default"/>
      </w:rPr>
    </w:lvl>
    <w:lvl w:ilvl="4">
      <w:start w:val="1"/>
      <w:numFmt w:val="upperLetter"/>
      <w:lvlRestart w:val="0"/>
      <w:lvlText w:val="Appendix %5"/>
      <w:lvlJc w:val="left"/>
      <w:pPr>
        <w:tabs>
          <w:tab w:val="num" w:pos="3685"/>
        </w:tabs>
        <w:ind w:left="0" w:firstLine="0"/>
      </w:pPr>
      <w:rPr>
        <w:rFonts w:hint="default"/>
      </w:rPr>
    </w:lvl>
    <w:lvl w:ilvl="5">
      <w:start w:val="1"/>
      <w:numFmt w:val="upperLetter"/>
      <w:lvlRestart w:val="0"/>
      <w:suff w:val="nothing"/>
      <w:lvlText w:val="Appendix %6"/>
      <w:lvlJc w:val="left"/>
      <w:pPr>
        <w:tabs>
          <w:tab w:val="num" w:pos="0"/>
        </w:tabs>
        <w:ind w:left="0" w:firstLine="0"/>
      </w:pPr>
      <w:rPr>
        <w:rFonts w:hint="default"/>
      </w:rPr>
    </w:lvl>
    <w:lvl w:ilvl="6">
      <w:start w:val="1"/>
      <w:numFmt w:val="decimal"/>
      <w:lvlText w:val="%7"/>
      <w:lvlJc w:val="left"/>
      <w:pPr>
        <w:tabs>
          <w:tab w:val="num" w:pos="567"/>
        </w:tabs>
        <w:ind w:left="567" w:hanging="567"/>
      </w:pPr>
      <w:rPr>
        <w:rFonts w:hint="default"/>
        <w:b/>
        <w:i/>
      </w:rPr>
    </w:lvl>
    <w:lvl w:ilvl="7">
      <w:start w:val="1"/>
      <w:numFmt w:val="decimal"/>
      <w:lvlText w:val="%8."/>
      <w:lvlJc w:val="left"/>
      <w:pPr>
        <w:tabs>
          <w:tab w:val="num" w:pos="567"/>
        </w:tabs>
        <w:ind w:left="567" w:hanging="567"/>
      </w:pPr>
      <w:rPr>
        <w:rFonts w:asciiTheme="majorHAnsi" w:eastAsia="Times New Roman" w:hAnsiTheme="majorHAnsi" w:cs="Arial"/>
        <w:b w:val="0"/>
        <w:i w:val="0"/>
        <w:color w:val="auto"/>
      </w:rPr>
    </w:lvl>
    <w:lvl w:ilvl="8">
      <w:start w:val="1"/>
      <w:numFmt w:val="lowerLetter"/>
      <w:lvlText w:val="%9"/>
      <w:lvlJc w:val="left"/>
      <w:pPr>
        <w:tabs>
          <w:tab w:val="num" w:pos="1134"/>
        </w:tabs>
        <w:ind w:left="1134" w:hanging="567"/>
      </w:pPr>
      <w:rPr>
        <w:rFonts w:hint="default"/>
        <w:b w:val="0"/>
        <w:i w:val="0"/>
        <w:color w:val="auto"/>
      </w:rPr>
    </w:lvl>
  </w:abstractNum>
  <w:abstractNum w:abstractNumId="18">
    <w:nsid w:val="62BF7BB4"/>
    <w:multiLevelType w:val="hybridMultilevel"/>
    <w:tmpl w:val="4B02F8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63917BB9"/>
    <w:multiLevelType w:val="multilevel"/>
    <w:tmpl w:val="4E5C847A"/>
    <w:lvl w:ilvl="0">
      <w:start w:val="1"/>
      <w:numFmt w:val="none"/>
      <w:pStyle w:val="PwCNormal"/>
      <w:suff w:val="nothing"/>
      <w:lvlText w:val=""/>
      <w:lvlJc w:val="left"/>
      <w:pPr>
        <w:ind w:left="0" w:firstLine="0"/>
      </w:pPr>
      <w:rPr>
        <w:rFonts w:hint="default"/>
        <w:color w:val="auto"/>
      </w:rPr>
    </w:lvl>
    <w:lvl w:ilvl="1">
      <w:start w:val="1"/>
      <w:numFmt w:val="none"/>
      <w:pStyle w:val="Indent1"/>
      <w:suff w:val="nothing"/>
      <w:lvlText w:val=""/>
      <w:lvlJc w:val="left"/>
      <w:pPr>
        <w:ind w:left="567" w:firstLine="0"/>
      </w:pPr>
      <w:rPr>
        <w:rFonts w:hint="default"/>
      </w:rPr>
    </w:lvl>
    <w:lvl w:ilvl="2">
      <w:start w:val="1"/>
      <w:numFmt w:val="none"/>
      <w:pStyle w:val="Indent2"/>
      <w:suff w:val="nothing"/>
      <w:lvlText w:val=""/>
      <w:lvlJc w:val="left"/>
      <w:pPr>
        <w:ind w:left="1134" w:firstLine="0"/>
      </w:pPr>
      <w:rPr>
        <w:rFonts w:hint="default"/>
      </w:rPr>
    </w:lvl>
    <w:lvl w:ilvl="3">
      <w:start w:val="1"/>
      <w:numFmt w:val="none"/>
      <w:pStyle w:val="Indent3"/>
      <w:suff w:val="nothing"/>
      <w:lvlText w:val=""/>
      <w:lvlJc w:val="left"/>
      <w:pPr>
        <w:ind w:left="1701" w:firstLine="0"/>
      </w:pPr>
      <w:rPr>
        <w:rFonts w:hint="default"/>
      </w:rPr>
    </w:lvl>
    <w:lvl w:ilvl="4">
      <w:start w:val="1"/>
      <w:numFmt w:val="none"/>
      <w:pStyle w:val="Indent4"/>
      <w:suff w:val="nothing"/>
      <w:lvlText w:val=""/>
      <w:lvlJc w:val="left"/>
      <w:pPr>
        <w:ind w:left="2268" w:firstLine="0"/>
      </w:pPr>
      <w:rPr>
        <w:rFonts w:hint="default"/>
      </w:rPr>
    </w:lvl>
    <w:lvl w:ilvl="5">
      <w:start w:val="1"/>
      <w:numFmt w:val="none"/>
      <w:pStyle w:val="Indent5"/>
      <w:suff w:val="nothing"/>
      <w:lvlText w:val=""/>
      <w:lvlJc w:val="left"/>
      <w:pPr>
        <w:ind w:left="2835" w:firstLine="0"/>
      </w:pPr>
      <w:rPr>
        <w:rFonts w:hint="default"/>
      </w:rPr>
    </w:lvl>
    <w:lvl w:ilvl="6">
      <w:start w:val="1"/>
      <w:numFmt w:val="none"/>
      <w:pStyle w:val="Indent6"/>
      <w:suff w:val="nothing"/>
      <w:lvlText w:val=""/>
      <w:lvlJc w:val="left"/>
      <w:pPr>
        <w:ind w:left="3402" w:firstLine="0"/>
      </w:pPr>
      <w:rPr>
        <w:rFonts w:hint="default"/>
      </w:rPr>
    </w:lvl>
    <w:lvl w:ilvl="7">
      <w:start w:val="1"/>
      <w:numFmt w:val="none"/>
      <w:pStyle w:val="Indent7"/>
      <w:suff w:val="nothing"/>
      <w:lvlText w:val=""/>
      <w:lvlJc w:val="left"/>
      <w:pPr>
        <w:ind w:left="3969" w:firstLine="0"/>
      </w:pPr>
      <w:rPr>
        <w:rFonts w:hint="default"/>
      </w:rPr>
    </w:lvl>
    <w:lvl w:ilvl="8">
      <w:start w:val="1"/>
      <w:numFmt w:val="none"/>
      <w:pStyle w:val="Indent8"/>
      <w:suff w:val="nothing"/>
      <w:lvlText w:val=""/>
      <w:lvlJc w:val="left"/>
      <w:pPr>
        <w:ind w:left="4536" w:firstLine="0"/>
      </w:pPr>
      <w:rPr>
        <w:rFonts w:hint="default"/>
      </w:rPr>
    </w:lvl>
  </w:abstractNum>
  <w:abstractNum w:abstractNumId="20">
    <w:nsid w:val="648F0C29"/>
    <w:multiLevelType w:val="singleLevel"/>
    <w:tmpl w:val="56600DDA"/>
    <w:lvl w:ilvl="0">
      <w:start w:val="1"/>
      <w:numFmt w:val="bullet"/>
      <w:pStyle w:val="aBullet1"/>
      <w:lvlText w:val=""/>
      <w:lvlJc w:val="left"/>
      <w:pPr>
        <w:tabs>
          <w:tab w:val="num" w:pos="360"/>
        </w:tabs>
        <w:ind w:left="360" w:hanging="360"/>
      </w:pPr>
      <w:rPr>
        <w:rFonts w:ascii="Symbol" w:hAnsi="Symbol" w:hint="default"/>
      </w:rPr>
    </w:lvl>
  </w:abstractNum>
  <w:abstractNum w:abstractNumId="21">
    <w:nsid w:val="65AF343F"/>
    <w:multiLevelType w:val="multilevel"/>
    <w:tmpl w:val="EE0C08EC"/>
    <w:lvl w:ilvl="0">
      <w:start w:val="1"/>
      <w:numFmt w:val="upperLetter"/>
      <w:pStyle w:val="Appendix"/>
      <w:lvlText w:val="Appendix %1"/>
      <w:lvlJc w:val="left"/>
      <w:pPr>
        <w:tabs>
          <w:tab w:val="num" w:pos="2232"/>
        </w:tabs>
        <w:ind w:left="2232" w:hanging="2232"/>
      </w:pPr>
      <w:rPr>
        <w:rFonts w:hint="default"/>
        <w:lang w:val="en-GB"/>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nsid w:val="67493045"/>
    <w:multiLevelType w:val="hybridMultilevel"/>
    <w:tmpl w:val="FD3EC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FE1230"/>
    <w:multiLevelType w:val="singleLevel"/>
    <w:tmpl w:val="EFA40C84"/>
    <w:styleLink w:val="TableBulletSmallList2"/>
    <w:lvl w:ilvl="0">
      <w:start w:val="1"/>
      <w:numFmt w:val="decimal"/>
      <w:pStyle w:val="BodyText1"/>
      <w:lvlText w:val="%1."/>
      <w:lvlJc w:val="left"/>
      <w:pPr>
        <w:tabs>
          <w:tab w:val="num" w:pos="360"/>
        </w:tabs>
        <w:ind w:left="360" w:hanging="360"/>
      </w:pPr>
      <w:rPr>
        <w:rFonts w:hint="default"/>
      </w:rPr>
    </w:lvl>
  </w:abstractNum>
  <w:abstractNum w:abstractNumId="24">
    <w:nsid w:val="6CD86771"/>
    <w:multiLevelType w:val="multilevel"/>
    <w:tmpl w:val="36527172"/>
    <w:lvl w:ilvl="0">
      <w:start w:val="1"/>
      <w:numFmt w:val="decimal"/>
      <w:lvlText w:val="%1"/>
      <w:lvlJc w:val="left"/>
      <w:pPr>
        <w:tabs>
          <w:tab w:val="num" w:pos="432"/>
        </w:tabs>
        <w:ind w:left="432" w:hanging="432"/>
      </w:pPr>
      <w:rPr>
        <w:rFonts w:hint="default"/>
      </w:rPr>
    </w:lvl>
    <w:lvl w:ilvl="1">
      <w:start w:val="2"/>
      <w:numFmt w:val="decimal"/>
      <w:pStyle w:val="Styl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nsid w:val="7A206D73"/>
    <w:multiLevelType w:val="hybridMultilevel"/>
    <w:tmpl w:val="5ED22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4"/>
  </w:num>
  <w:num w:numId="3">
    <w:abstractNumId w:val="23"/>
  </w:num>
  <w:num w:numId="4">
    <w:abstractNumId w:val="2"/>
  </w:num>
  <w:num w:numId="5">
    <w:abstractNumId w:val="21"/>
  </w:num>
  <w:num w:numId="6">
    <w:abstractNumId w:val="10"/>
  </w:num>
  <w:num w:numId="7">
    <w:abstractNumId w:val="20"/>
  </w:num>
  <w:num w:numId="8">
    <w:abstractNumId w:val="0"/>
    <w:lvlOverride w:ilvl="0">
      <w:startOverride w:val="2"/>
      <w:lvl w:ilvl="0">
        <w:start w:val="2"/>
        <w:numFmt w:val="decimal"/>
        <w:pStyle w:val="QuickA"/>
        <w:lvlText w:val="%1."/>
        <w:lvlJc w:val="left"/>
      </w:lvl>
    </w:lvlOverride>
  </w:num>
  <w:num w:numId="9">
    <w:abstractNumId w:val="7"/>
  </w:num>
  <w:num w:numId="10">
    <w:abstractNumId w:val="19"/>
  </w:num>
  <w:num w:numId="11">
    <w:abstractNumId w:val="9"/>
  </w:num>
  <w:num w:numId="12">
    <w:abstractNumId w:val="13"/>
  </w:num>
  <w:num w:numId="13">
    <w:abstractNumId w:val="6"/>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8"/>
  </w:num>
  <w:num w:numId="17">
    <w:abstractNumId w:val="1"/>
  </w:num>
  <w:num w:numId="18">
    <w:abstractNumId w:val="11"/>
  </w:num>
  <w:num w:numId="19">
    <w:abstractNumId w:val="16"/>
  </w:num>
  <w:num w:numId="20">
    <w:abstractNumId w:val="14"/>
  </w:num>
  <w:num w:numId="21">
    <w:abstractNumId w:val="3"/>
  </w:num>
  <w:num w:numId="22">
    <w:abstractNumId w:val="10"/>
  </w:num>
  <w:num w:numId="23">
    <w:abstractNumId w:val="10"/>
  </w:num>
  <w:num w:numId="24">
    <w:abstractNumId w:val="10"/>
  </w:num>
  <w:num w:numId="25">
    <w:abstractNumId w:val="22"/>
  </w:num>
  <w:num w:numId="26">
    <w:abstractNumId w:val="18"/>
  </w:num>
  <w:num w:numId="27">
    <w:abstractNumId w:val="15"/>
  </w:num>
  <w:num w:numId="28">
    <w:abstractNumId w:val="25"/>
  </w:num>
  <w:num w:numId="29">
    <w:abstractNumId w:val="19"/>
  </w:num>
  <w:num w:numId="30">
    <w:abstractNumId w:val="19"/>
  </w:num>
  <w:num w:numId="31">
    <w:abstractNumId w:val="19"/>
  </w:num>
  <w:num w:numId="32">
    <w:abstractNumId w:val="12"/>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stylePaneFormatFilter w:val="3F01"/>
  <w:defaultTabStop w:val="720"/>
  <w:drawingGridHorizontalSpacing w:val="120"/>
  <w:displayHorizontalDrawingGridEvery w:val="2"/>
  <w:noPunctuationKerning/>
  <w:characterSpacingControl w:val="doNotCompress"/>
  <w:hdrShapeDefaults>
    <o:shapedefaults v:ext="edit" spidmax="47105">
      <o:colormenu v:ext="edit" fillcolor="none" strokecolor="red"/>
    </o:shapedefaults>
  </w:hdrShapeDefaults>
  <w:footnotePr>
    <w:footnote w:id="-1"/>
    <w:footnote w:id="0"/>
  </w:footnotePr>
  <w:endnotePr>
    <w:endnote w:id="-1"/>
    <w:endnote w:id="0"/>
  </w:endnotePr>
  <w:compat/>
  <w:rsids>
    <w:rsidRoot w:val="00012C7D"/>
    <w:rsid w:val="00000065"/>
    <w:rsid w:val="00000213"/>
    <w:rsid w:val="00000661"/>
    <w:rsid w:val="00001983"/>
    <w:rsid w:val="00001DBA"/>
    <w:rsid w:val="00002095"/>
    <w:rsid w:val="000029CB"/>
    <w:rsid w:val="00002E16"/>
    <w:rsid w:val="000041A8"/>
    <w:rsid w:val="000049AA"/>
    <w:rsid w:val="000056DA"/>
    <w:rsid w:val="000126D4"/>
    <w:rsid w:val="00012C7D"/>
    <w:rsid w:val="00013044"/>
    <w:rsid w:val="00013392"/>
    <w:rsid w:val="00013B3D"/>
    <w:rsid w:val="00013F59"/>
    <w:rsid w:val="000155A0"/>
    <w:rsid w:val="00016A6F"/>
    <w:rsid w:val="00023219"/>
    <w:rsid w:val="000240E9"/>
    <w:rsid w:val="00025B66"/>
    <w:rsid w:val="00025E3E"/>
    <w:rsid w:val="00026E84"/>
    <w:rsid w:val="000343D4"/>
    <w:rsid w:val="000346F7"/>
    <w:rsid w:val="0003495C"/>
    <w:rsid w:val="000366C4"/>
    <w:rsid w:val="000367D5"/>
    <w:rsid w:val="00036817"/>
    <w:rsid w:val="00037F3B"/>
    <w:rsid w:val="000408A7"/>
    <w:rsid w:val="00042697"/>
    <w:rsid w:val="00042D4D"/>
    <w:rsid w:val="00043048"/>
    <w:rsid w:val="00044032"/>
    <w:rsid w:val="00044D63"/>
    <w:rsid w:val="00044F2B"/>
    <w:rsid w:val="00045408"/>
    <w:rsid w:val="00045434"/>
    <w:rsid w:val="000458D5"/>
    <w:rsid w:val="00046B7D"/>
    <w:rsid w:val="000510AC"/>
    <w:rsid w:val="00053B70"/>
    <w:rsid w:val="00055D6A"/>
    <w:rsid w:val="00056B18"/>
    <w:rsid w:val="00061F05"/>
    <w:rsid w:val="00062BCE"/>
    <w:rsid w:val="000654F7"/>
    <w:rsid w:val="0007042A"/>
    <w:rsid w:val="00070827"/>
    <w:rsid w:val="00070A8B"/>
    <w:rsid w:val="00070C4A"/>
    <w:rsid w:val="00071C71"/>
    <w:rsid w:val="00073041"/>
    <w:rsid w:val="00074977"/>
    <w:rsid w:val="00074CA9"/>
    <w:rsid w:val="000755E0"/>
    <w:rsid w:val="000757F5"/>
    <w:rsid w:val="0007707F"/>
    <w:rsid w:val="00080B2A"/>
    <w:rsid w:val="00083856"/>
    <w:rsid w:val="0008418B"/>
    <w:rsid w:val="0008660D"/>
    <w:rsid w:val="000871BC"/>
    <w:rsid w:val="0008736D"/>
    <w:rsid w:val="000873F8"/>
    <w:rsid w:val="0009123C"/>
    <w:rsid w:val="000925E6"/>
    <w:rsid w:val="00092DB1"/>
    <w:rsid w:val="000964A7"/>
    <w:rsid w:val="00096879"/>
    <w:rsid w:val="0009736B"/>
    <w:rsid w:val="00097CDF"/>
    <w:rsid w:val="00097FDB"/>
    <w:rsid w:val="000A22FF"/>
    <w:rsid w:val="000A379E"/>
    <w:rsid w:val="000A4363"/>
    <w:rsid w:val="000A490D"/>
    <w:rsid w:val="000A707D"/>
    <w:rsid w:val="000B0E23"/>
    <w:rsid w:val="000B2B2D"/>
    <w:rsid w:val="000B3314"/>
    <w:rsid w:val="000B4536"/>
    <w:rsid w:val="000B664D"/>
    <w:rsid w:val="000B6A18"/>
    <w:rsid w:val="000B712F"/>
    <w:rsid w:val="000B71EC"/>
    <w:rsid w:val="000B7DE2"/>
    <w:rsid w:val="000C01BD"/>
    <w:rsid w:val="000C07F9"/>
    <w:rsid w:val="000C0EC4"/>
    <w:rsid w:val="000C1C7D"/>
    <w:rsid w:val="000C205C"/>
    <w:rsid w:val="000C2297"/>
    <w:rsid w:val="000C26E2"/>
    <w:rsid w:val="000C2C93"/>
    <w:rsid w:val="000C3A00"/>
    <w:rsid w:val="000C3DAB"/>
    <w:rsid w:val="000C4706"/>
    <w:rsid w:val="000C6035"/>
    <w:rsid w:val="000D1228"/>
    <w:rsid w:val="000D177F"/>
    <w:rsid w:val="000D2B2D"/>
    <w:rsid w:val="000D2C00"/>
    <w:rsid w:val="000D2E77"/>
    <w:rsid w:val="000D30E2"/>
    <w:rsid w:val="000D3971"/>
    <w:rsid w:val="000D4584"/>
    <w:rsid w:val="000D4FA0"/>
    <w:rsid w:val="000D5A87"/>
    <w:rsid w:val="000D5DB7"/>
    <w:rsid w:val="000D6A87"/>
    <w:rsid w:val="000D7408"/>
    <w:rsid w:val="000D7631"/>
    <w:rsid w:val="000E0A18"/>
    <w:rsid w:val="000E0EBE"/>
    <w:rsid w:val="000E1BA0"/>
    <w:rsid w:val="000E2480"/>
    <w:rsid w:val="000E2F69"/>
    <w:rsid w:val="000E347F"/>
    <w:rsid w:val="000E4F2C"/>
    <w:rsid w:val="000E66A0"/>
    <w:rsid w:val="000E7DDC"/>
    <w:rsid w:val="000F072B"/>
    <w:rsid w:val="000F0D4C"/>
    <w:rsid w:val="000F0DCE"/>
    <w:rsid w:val="000F1789"/>
    <w:rsid w:val="000F214E"/>
    <w:rsid w:val="000F2397"/>
    <w:rsid w:val="000F4925"/>
    <w:rsid w:val="000F55CF"/>
    <w:rsid w:val="000F5C61"/>
    <w:rsid w:val="000F74AA"/>
    <w:rsid w:val="00100875"/>
    <w:rsid w:val="00100BBD"/>
    <w:rsid w:val="001016E6"/>
    <w:rsid w:val="00101736"/>
    <w:rsid w:val="001025A2"/>
    <w:rsid w:val="00104080"/>
    <w:rsid w:val="00105642"/>
    <w:rsid w:val="00106668"/>
    <w:rsid w:val="00107478"/>
    <w:rsid w:val="00110508"/>
    <w:rsid w:val="00111353"/>
    <w:rsid w:val="00111EA1"/>
    <w:rsid w:val="0011203A"/>
    <w:rsid w:val="001121C6"/>
    <w:rsid w:val="001121D3"/>
    <w:rsid w:val="00113816"/>
    <w:rsid w:val="00113CC4"/>
    <w:rsid w:val="00114CDA"/>
    <w:rsid w:val="00114FDD"/>
    <w:rsid w:val="00115BB9"/>
    <w:rsid w:val="00115D8F"/>
    <w:rsid w:val="0011672F"/>
    <w:rsid w:val="00117B05"/>
    <w:rsid w:val="00121309"/>
    <w:rsid w:val="0012173F"/>
    <w:rsid w:val="00121D2C"/>
    <w:rsid w:val="00124498"/>
    <w:rsid w:val="0012517F"/>
    <w:rsid w:val="00125EA1"/>
    <w:rsid w:val="001267F4"/>
    <w:rsid w:val="0012766F"/>
    <w:rsid w:val="00130893"/>
    <w:rsid w:val="001335D1"/>
    <w:rsid w:val="0013485B"/>
    <w:rsid w:val="001364CB"/>
    <w:rsid w:val="001369E9"/>
    <w:rsid w:val="00136AB2"/>
    <w:rsid w:val="00140F8F"/>
    <w:rsid w:val="00141147"/>
    <w:rsid w:val="00142241"/>
    <w:rsid w:val="001434EA"/>
    <w:rsid w:val="001437BA"/>
    <w:rsid w:val="00143C98"/>
    <w:rsid w:val="00143F8C"/>
    <w:rsid w:val="0014412D"/>
    <w:rsid w:val="0014472A"/>
    <w:rsid w:val="00145C12"/>
    <w:rsid w:val="0014607B"/>
    <w:rsid w:val="00146FF7"/>
    <w:rsid w:val="00147EEC"/>
    <w:rsid w:val="00151796"/>
    <w:rsid w:val="001528FC"/>
    <w:rsid w:val="00152C46"/>
    <w:rsid w:val="00152C65"/>
    <w:rsid w:val="00152DB9"/>
    <w:rsid w:val="001534E7"/>
    <w:rsid w:val="00153ED2"/>
    <w:rsid w:val="001550DA"/>
    <w:rsid w:val="001556F1"/>
    <w:rsid w:val="00156A2A"/>
    <w:rsid w:val="00156B2E"/>
    <w:rsid w:val="00156FBE"/>
    <w:rsid w:val="001603CF"/>
    <w:rsid w:val="00162F0D"/>
    <w:rsid w:val="001631B7"/>
    <w:rsid w:val="00163ABC"/>
    <w:rsid w:val="001650D6"/>
    <w:rsid w:val="00165CB5"/>
    <w:rsid w:val="00165E46"/>
    <w:rsid w:val="00166836"/>
    <w:rsid w:val="00167509"/>
    <w:rsid w:val="00170257"/>
    <w:rsid w:val="00171E00"/>
    <w:rsid w:val="00172F69"/>
    <w:rsid w:val="0017339D"/>
    <w:rsid w:val="00173DD8"/>
    <w:rsid w:val="00174712"/>
    <w:rsid w:val="00175922"/>
    <w:rsid w:val="00175974"/>
    <w:rsid w:val="00175A04"/>
    <w:rsid w:val="001802B2"/>
    <w:rsid w:val="00181188"/>
    <w:rsid w:val="001820C3"/>
    <w:rsid w:val="00182452"/>
    <w:rsid w:val="001828F1"/>
    <w:rsid w:val="00182EE1"/>
    <w:rsid w:val="0018424D"/>
    <w:rsid w:val="00185022"/>
    <w:rsid w:val="00185E37"/>
    <w:rsid w:val="00187295"/>
    <w:rsid w:val="00187FF1"/>
    <w:rsid w:val="00191296"/>
    <w:rsid w:val="00191DA7"/>
    <w:rsid w:val="001936D0"/>
    <w:rsid w:val="00193B73"/>
    <w:rsid w:val="00195872"/>
    <w:rsid w:val="00195C29"/>
    <w:rsid w:val="00196880"/>
    <w:rsid w:val="0019709A"/>
    <w:rsid w:val="001970A0"/>
    <w:rsid w:val="001A251D"/>
    <w:rsid w:val="001A3344"/>
    <w:rsid w:val="001A6305"/>
    <w:rsid w:val="001A6A2F"/>
    <w:rsid w:val="001A6A79"/>
    <w:rsid w:val="001B001D"/>
    <w:rsid w:val="001B1067"/>
    <w:rsid w:val="001B1C78"/>
    <w:rsid w:val="001B4C71"/>
    <w:rsid w:val="001B4E99"/>
    <w:rsid w:val="001B56AE"/>
    <w:rsid w:val="001B61F6"/>
    <w:rsid w:val="001B70E0"/>
    <w:rsid w:val="001C362D"/>
    <w:rsid w:val="001C5448"/>
    <w:rsid w:val="001C6882"/>
    <w:rsid w:val="001C72EC"/>
    <w:rsid w:val="001C7982"/>
    <w:rsid w:val="001D0878"/>
    <w:rsid w:val="001D0DD7"/>
    <w:rsid w:val="001D3305"/>
    <w:rsid w:val="001D406D"/>
    <w:rsid w:val="001D4AF9"/>
    <w:rsid w:val="001D4C2C"/>
    <w:rsid w:val="001D53DB"/>
    <w:rsid w:val="001D5C0D"/>
    <w:rsid w:val="001D65A3"/>
    <w:rsid w:val="001D6EAE"/>
    <w:rsid w:val="001E08D5"/>
    <w:rsid w:val="001E1EE5"/>
    <w:rsid w:val="001E278B"/>
    <w:rsid w:val="001E2BD1"/>
    <w:rsid w:val="001E3E47"/>
    <w:rsid w:val="001E44E2"/>
    <w:rsid w:val="001E4724"/>
    <w:rsid w:val="001F0E13"/>
    <w:rsid w:val="001F1481"/>
    <w:rsid w:val="001F2E7A"/>
    <w:rsid w:val="001F3B3A"/>
    <w:rsid w:val="001F5156"/>
    <w:rsid w:val="001F5491"/>
    <w:rsid w:val="00200153"/>
    <w:rsid w:val="00203C33"/>
    <w:rsid w:val="0020596C"/>
    <w:rsid w:val="00205F66"/>
    <w:rsid w:val="00206080"/>
    <w:rsid w:val="00206CE3"/>
    <w:rsid w:val="00211FDC"/>
    <w:rsid w:val="0021477D"/>
    <w:rsid w:val="00215EE6"/>
    <w:rsid w:val="002179B9"/>
    <w:rsid w:val="0022085D"/>
    <w:rsid w:val="00221106"/>
    <w:rsid w:val="0022288C"/>
    <w:rsid w:val="00222FF1"/>
    <w:rsid w:val="00224645"/>
    <w:rsid w:val="00224AEC"/>
    <w:rsid w:val="002250BF"/>
    <w:rsid w:val="00226EE0"/>
    <w:rsid w:val="00227008"/>
    <w:rsid w:val="002278A2"/>
    <w:rsid w:val="00227F49"/>
    <w:rsid w:val="00231985"/>
    <w:rsid w:val="00231AFB"/>
    <w:rsid w:val="0023222D"/>
    <w:rsid w:val="00232556"/>
    <w:rsid w:val="00232B5C"/>
    <w:rsid w:val="00233E10"/>
    <w:rsid w:val="002342B9"/>
    <w:rsid w:val="00235247"/>
    <w:rsid w:val="00237808"/>
    <w:rsid w:val="00240A40"/>
    <w:rsid w:val="002429D5"/>
    <w:rsid w:val="00244BCC"/>
    <w:rsid w:val="00244F7F"/>
    <w:rsid w:val="00246365"/>
    <w:rsid w:val="00251360"/>
    <w:rsid w:val="002517A8"/>
    <w:rsid w:val="00251ED9"/>
    <w:rsid w:val="002520B7"/>
    <w:rsid w:val="002538BC"/>
    <w:rsid w:val="00253B27"/>
    <w:rsid w:val="0025439F"/>
    <w:rsid w:val="00255958"/>
    <w:rsid w:val="002612D3"/>
    <w:rsid w:val="00262A50"/>
    <w:rsid w:val="00263A07"/>
    <w:rsid w:val="00263A48"/>
    <w:rsid w:val="00264A61"/>
    <w:rsid w:val="00265379"/>
    <w:rsid w:val="002653A7"/>
    <w:rsid w:val="00265D41"/>
    <w:rsid w:val="002660EE"/>
    <w:rsid w:val="00266CAF"/>
    <w:rsid w:val="00266D7C"/>
    <w:rsid w:val="002672BA"/>
    <w:rsid w:val="00270295"/>
    <w:rsid w:val="00270DBA"/>
    <w:rsid w:val="002710FC"/>
    <w:rsid w:val="002730A1"/>
    <w:rsid w:val="002745BE"/>
    <w:rsid w:val="00277714"/>
    <w:rsid w:val="00280A1B"/>
    <w:rsid w:val="00280BD5"/>
    <w:rsid w:val="002838B9"/>
    <w:rsid w:val="0028395C"/>
    <w:rsid w:val="00284665"/>
    <w:rsid w:val="00285A58"/>
    <w:rsid w:val="00285F47"/>
    <w:rsid w:val="002863EA"/>
    <w:rsid w:val="00286B9C"/>
    <w:rsid w:val="002871A4"/>
    <w:rsid w:val="00290349"/>
    <w:rsid w:val="0029167A"/>
    <w:rsid w:val="00291B04"/>
    <w:rsid w:val="00291E85"/>
    <w:rsid w:val="002925CC"/>
    <w:rsid w:val="00294404"/>
    <w:rsid w:val="002A0330"/>
    <w:rsid w:val="002A0776"/>
    <w:rsid w:val="002A2626"/>
    <w:rsid w:val="002A4B9C"/>
    <w:rsid w:val="002A5E79"/>
    <w:rsid w:val="002A707F"/>
    <w:rsid w:val="002A71B3"/>
    <w:rsid w:val="002A72BA"/>
    <w:rsid w:val="002A7D28"/>
    <w:rsid w:val="002B1195"/>
    <w:rsid w:val="002B1367"/>
    <w:rsid w:val="002B1496"/>
    <w:rsid w:val="002B15C5"/>
    <w:rsid w:val="002B2436"/>
    <w:rsid w:val="002B3C54"/>
    <w:rsid w:val="002B6997"/>
    <w:rsid w:val="002C000F"/>
    <w:rsid w:val="002C2564"/>
    <w:rsid w:val="002C2988"/>
    <w:rsid w:val="002C30EC"/>
    <w:rsid w:val="002C35A6"/>
    <w:rsid w:val="002C3836"/>
    <w:rsid w:val="002C3F3A"/>
    <w:rsid w:val="002C4342"/>
    <w:rsid w:val="002C57CC"/>
    <w:rsid w:val="002C776B"/>
    <w:rsid w:val="002C7966"/>
    <w:rsid w:val="002D0BBA"/>
    <w:rsid w:val="002D13BD"/>
    <w:rsid w:val="002D13DA"/>
    <w:rsid w:val="002D157E"/>
    <w:rsid w:val="002D4007"/>
    <w:rsid w:val="002D46EA"/>
    <w:rsid w:val="002D5E2A"/>
    <w:rsid w:val="002D6769"/>
    <w:rsid w:val="002D6CFB"/>
    <w:rsid w:val="002E20F3"/>
    <w:rsid w:val="002E26D0"/>
    <w:rsid w:val="002E3564"/>
    <w:rsid w:val="002E3D46"/>
    <w:rsid w:val="002E6BF7"/>
    <w:rsid w:val="002E70B1"/>
    <w:rsid w:val="002E721A"/>
    <w:rsid w:val="002E7739"/>
    <w:rsid w:val="002F0A46"/>
    <w:rsid w:val="002F137A"/>
    <w:rsid w:val="002F2EA7"/>
    <w:rsid w:val="002F504C"/>
    <w:rsid w:val="002F5F20"/>
    <w:rsid w:val="002F7067"/>
    <w:rsid w:val="002F70E3"/>
    <w:rsid w:val="002F7EDC"/>
    <w:rsid w:val="00301CF3"/>
    <w:rsid w:val="003021CF"/>
    <w:rsid w:val="00305CE7"/>
    <w:rsid w:val="00306D23"/>
    <w:rsid w:val="00307117"/>
    <w:rsid w:val="00307C32"/>
    <w:rsid w:val="0031159E"/>
    <w:rsid w:val="00314113"/>
    <w:rsid w:val="003146E4"/>
    <w:rsid w:val="003156B8"/>
    <w:rsid w:val="003175C3"/>
    <w:rsid w:val="00317966"/>
    <w:rsid w:val="003205DC"/>
    <w:rsid w:val="00320878"/>
    <w:rsid w:val="0032104D"/>
    <w:rsid w:val="003217DB"/>
    <w:rsid w:val="0032220E"/>
    <w:rsid w:val="00322E4D"/>
    <w:rsid w:val="00324B13"/>
    <w:rsid w:val="00324D34"/>
    <w:rsid w:val="003255BD"/>
    <w:rsid w:val="00325D6B"/>
    <w:rsid w:val="00331726"/>
    <w:rsid w:val="00331E12"/>
    <w:rsid w:val="00335389"/>
    <w:rsid w:val="00336FDB"/>
    <w:rsid w:val="00337F98"/>
    <w:rsid w:val="0034031B"/>
    <w:rsid w:val="00341817"/>
    <w:rsid w:val="00350E62"/>
    <w:rsid w:val="003523A4"/>
    <w:rsid w:val="003523F3"/>
    <w:rsid w:val="00352E12"/>
    <w:rsid w:val="003535A9"/>
    <w:rsid w:val="00354F3D"/>
    <w:rsid w:val="00357FB7"/>
    <w:rsid w:val="003603B9"/>
    <w:rsid w:val="00361A88"/>
    <w:rsid w:val="00362134"/>
    <w:rsid w:val="00364164"/>
    <w:rsid w:val="003641AA"/>
    <w:rsid w:val="0036538F"/>
    <w:rsid w:val="00365565"/>
    <w:rsid w:val="0036738D"/>
    <w:rsid w:val="00367D56"/>
    <w:rsid w:val="00367F6E"/>
    <w:rsid w:val="00370D2E"/>
    <w:rsid w:val="00371581"/>
    <w:rsid w:val="00373887"/>
    <w:rsid w:val="00374E9C"/>
    <w:rsid w:val="00375944"/>
    <w:rsid w:val="00375E97"/>
    <w:rsid w:val="003770A5"/>
    <w:rsid w:val="00381660"/>
    <w:rsid w:val="003835E1"/>
    <w:rsid w:val="003847E9"/>
    <w:rsid w:val="003858A3"/>
    <w:rsid w:val="003872B2"/>
    <w:rsid w:val="00387E81"/>
    <w:rsid w:val="003904ED"/>
    <w:rsid w:val="003909AA"/>
    <w:rsid w:val="003918E9"/>
    <w:rsid w:val="00392165"/>
    <w:rsid w:val="00392D27"/>
    <w:rsid w:val="003932B8"/>
    <w:rsid w:val="003946F6"/>
    <w:rsid w:val="0039742A"/>
    <w:rsid w:val="003976F1"/>
    <w:rsid w:val="003A2C35"/>
    <w:rsid w:val="003A393E"/>
    <w:rsid w:val="003A395F"/>
    <w:rsid w:val="003A5B78"/>
    <w:rsid w:val="003A689C"/>
    <w:rsid w:val="003A68D6"/>
    <w:rsid w:val="003B0271"/>
    <w:rsid w:val="003B080D"/>
    <w:rsid w:val="003B0DA2"/>
    <w:rsid w:val="003B21A4"/>
    <w:rsid w:val="003B2CE3"/>
    <w:rsid w:val="003B3696"/>
    <w:rsid w:val="003B6646"/>
    <w:rsid w:val="003B67CD"/>
    <w:rsid w:val="003B702E"/>
    <w:rsid w:val="003B75CA"/>
    <w:rsid w:val="003B7F02"/>
    <w:rsid w:val="003C537D"/>
    <w:rsid w:val="003C56C7"/>
    <w:rsid w:val="003C6872"/>
    <w:rsid w:val="003D04A6"/>
    <w:rsid w:val="003D139A"/>
    <w:rsid w:val="003D1751"/>
    <w:rsid w:val="003D1E4A"/>
    <w:rsid w:val="003D3DEB"/>
    <w:rsid w:val="003D406C"/>
    <w:rsid w:val="003D45C5"/>
    <w:rsid w:val="003D472A"/>
    <w:rsid w:val="003D6C10"/>
    <w:rsid w:val="003D7B0C"/>
    <w:rsid w:val="003E1BCA"/>
    <w:rsid w:val="003E2287"/>
    <w:rsid w:val="003E2955"/>
    <w:rsid w:val="003E3688"/>
    <w:rsid w:val="003E415E"/>
    <w:rsid w:val="003E42D7"/>
    <w:rsid w:val="003E4B4C"/>
    <w:rsid w:val="003E56F4"/>
    <w:rsid w:val="003E590C"/>
    <w:rsid w:val="003F221C"/>
    <w:rsid w:val="003F2C43"/>
    <w:rsid w:val="003F4448"/>
    <w:rsid w:val="003F5ADA"/>
    <w:rsid w:val="003F6AFC"/>
    <w:rsid w:val="004005F7"/>
    <w:rsid w:val="00401F06"/>
    <w:rsid w:val="00402577"/>
    <w:rsid w:val="004028B5"/>
    <w:rsid w:val="004029D7"/>
    <w:rsid w:val="00402F15"/>
    <w:rsid w:val="00403E50"/>
    <w:rsid w:val="00404268"/>
    <w:rsid w:val="00405593"/>
    <w:rsid w:val="00405767"/>
    <w:rsid w:val="00406DF7"/>
    <w:rsid w:val="0041079E"/>
    <w:rsid w:val="00412EB4"/>
    <w:rsid w:val="00415585"/>
    <w:rsid w:val="0041619C"/>
    <w:rsid w:val="00416707"/>
    <w:rsid w:val="0041697A"/>
    <w:rsid w:val="00416CF0"/>
    <w:rsid w:val="004176FB"/>
    <w:rsid w:val="0042002F"/>
    <w:rsid w:val="00421291"/>
    <w:rsid w:val="004238F5"/>
    <w:rsid w:val="00423C89"/>
    <w:rsid w:val="0042445B"/>
    <w:rsid w:val="00425736"/>
    <w:rsid w:val="00425FDE"/>
    <w:rsid w:val="004263FB"/>
    <w:rsid w:val="00427F1E"/>
    <w:rsid w:val="00430797"/>
    <w:rsid w:val="00430B9A"/>
    <w:rsid w:val="00431BCC"/>
    <w:rsid w:val="00431FF4"/>
    <w:rsid w:val="004321CF"/>
    <w:rsid w:val="00432777"/>
    <w:rsid w:val="00434F18"/>
    <w:rsid w:val="004356EA"/>
    <w:rsid w:val="00435804"/>
    <w:rsid w:val="004366AD"/>
    <w:rsid w:val="00436E22"/>
    <w:rsid w:val="004372C8"/>
    <w:rsid w:val="0044028F"/>
    <w:rsid w:val="00441B2D"/>
    <w:rsid w:val="004423A1"/>
    <w:rsid w:val="00444308"/>
    <w:rsid w:val="0044542C"/>
    <w:rsid w:val="0044613D"/>
    <w:rsid w:val="0044652A"/>
    <w:rsid w:val="00447DC9"/>
    <w:rsid w:val="004518C4"/>
    <w:rsid w:val="00452FB1"/>
    <w:rsid w:val="00453B0A"/>
    <w:rsid w:val="00455D36"/>
    <w:rsid w:val="00455D9E"/>
    <w:rsid w:val="00456732"/>
    <w:rsid w:val="00457DAC"/>
    <w:rsid w:val="00462551"/>
    <w:rsid w:val="004630AF"/>
    <w:rsid w:val="0046398A"/>
    <w:rsid w:val="00464D21"/>
    <w:rsid w:val="0047029C"/>
    <w:rsid w:val="00470D8B"/>
    <w:rsid w:val="0047144D"/>
    <w:rsid w:val="0047175A"/>
    <w:rsid w:val="004722A9"/>
    <w:rsid w:val="00472921"/>
    <w:rsid w:val="004729D3"/>
    <w:rsid w:val="004730CA"/>
    <w:rsid w:val="00473F58"/>
    <w:rsid w:val="00474149"/>
    <w:rsid w:val="00475A31"/>
    <w:rsid w:val="0048061E"/>
    <w:rsid w:val="00481EEE"/>
    <w:rsid w:val="00482167"/>
    <w:rsid w:val="004830A4"/>
    <w:rsid w:val="00483956"/>
    <w:rsid w:val="00484624"/>
    <w:rsid w:val="00484B1A"/>
    <w:rsid w:val="004873C5"/>
    <w:rsid w:val="00487EAA"/>
    <w:rsid w:val="00487F37"/>
    <w:rsid w:val="00487F8C"/>
    <w:rsid w:val="0049061C"/>
    <w:rsid w:val="00493E8B"/>
    <w:rsid w:val="00495343"/>
    <w:rsid w:val="004977D5"/>
    <w:rsid w:val="00497E06"/>
    <w:rsid w:val="004A09EE"/>
    <w:rsid w:val="004A12CC"/>
    <w:rsid w:val="004A1787"/>
    <w:rsid w:val="004A1D2F"/>
    <w:rsid w:val="004A3151"/>
    <w:rsid w:val="004A425C"/>
    <w:rsid w:val="004A472D"/>
    <w:rsid w:val="004A6BD9"/>
    <w:rsid w:val="004A6DE3"/>
    <w:rsid w:val="004A7323"/>
    <w:rsid w:val="004A759E"/>
    <w:rsid w:val="004A7E35"/>
    <w:rsid w:val="004B11D2"/>
    <w:rsid w:val="004B1D87"/>
    <w:rsid w:val="004B52F4"/>
    <w:rsid w:val="004B5599"/>
    <w:rsid w:val="004B612C"/>
    <w:rsid w:val="004B6B74"/>
    <w:rsid w:val="004B733F"/>
    <w:rsid w:val="004C0F16"/>
    <w:rsid w:val="004C15C7"/>
    <w:rsid w:val="004C4617"/>
    <w:rsid w:val="004C4799"/>
    <w:rsid w:val="004C4EF0"/>
    <w:rsid w:val="004C5096"/>
    <w:rsid w:val="004C62FA"/>
    <w:rsid w:val="004C68A9"/>
    <w:rsid w:val="004D378E"/>
    <w:rsid w:val="004D5CA4"/>
    <w:rsid w:val="004D71A1"/>
    <w:rsid w:val="004E0416"/>
    <w:rsid w:val="004E10E2"/>
    <w:rsid w:val="004E2059"/>
    <w:rsid w:val="004E561E"/>
    <w:rsid w:val="004E7530"/>
    <w:rsid w:val="004F075D"/>
    <w:rsid w:val="004F1118"/>
    <w:rsid w:val="004F40C9"/>
    <w:rsid w:val="004F4967"/>
    <w:rsid w:val="004F618B"/>
    <w:rsid w:val="004F62EB"/>
    <w:rsid w:val="004F6C49"/>
    <w:rsid w:val="004F7359"/>
    <w:rsid w:val="00500C0A"/>
    <w:rsid w:val="00501FF2"/>
    <w:rsid w:val="00502ECA"/>
    <w:rsid w:val="0050383D"/>
    <w:rsid w:val="00505CE6"/>
    <w:rsid w:val="00511B2B"/>
    <w:rsid w:val="00512194"/>
    <w:rsid w:val="00512281"/>
    <w:rsid w:val="005128A9"/>
    <w:rsid w:val="00512ACF"/>
    <w:rsid w:val="00512F2C"/>
    <w:rsid w:val="00513036"/>
    <w:rsid w:val="00514129"/>
    <w:rsid w:val="00515235"/>
    <w:rsid w:val="00517642"/>
    <w:rsid w:val="00517726"/>
    <w:rsid w:val="00517B8C"/>
    <w:rsid w:val="00520763"/>
    <w:rsid w:val="005207F5"/>
    <w:rsid w:val="00520B5F"/>
    <w:rsid w:val="00521038"/>
    <w:rsid w:val="00521F9A"/>
    <w:rsid w:val="005227FD"/>
    <w:rsid w:val="0052290C"/>
    <w:rsid w:val="0052384C"/>
    <w:rsid w:val="00524F04"/>
    <w:rsid w:val="00526870"/>
    <w:rsid w:val="0052791B"/>
    <w:rsid w:val="00531F06"/>
    <w:rsid w:val="00533133"/>
    <w:rsid w:val="00533480"/>
    <w:rsid w:val="00533621"/>
    <w:rsid w:val="005340B3"/>
    <w:rsid w:val="00534A5D"/>
    <w:rsid w:val="0053531F"/>
    <w:rsid w:val="00537801"/>
    <w:rsid w:val="00542FE9"/>
    <w:rsid w:val="00543188"/>
    <w:rsid w:val="005432DF"/>
    <w:rsid w:val="00544C34"/>
    <w:rsid w:val="00545547"/>
    <w:rsid w:val="00545A33"/>
    <w:rsid w:val="00546C68"/>
    <w:rsid w:val="00547A42"/>
    <w:rsid w:val="0055020E"/>
    <w:rsid w:val="00550857"/>
    <w:rsid w:val="0055137A"/>
    <w:rsid w:val="00552141"/>
    <w:rsid w:val="005567A0"/>
    <w:rsid w:val="005569AF"/>
    <w:rsid w:val="005571E3"/>
    <w:rsid w:val="00564B4A"/>
    <w:rsid w:val="00565849"/>
    <w:rsid w:val="005661A9"/>
    <w:rsid w:val="005678AE"/>
    <w:rsid w:val="00567C02"/>
    <w:rsid w:val="00570765"/>
    <w:rsid w:val="005723FC"/>
    <w:rsid w:val="0057262E"/>
    <w:rsid w:val="005726E4"/>
    <w:rsid w:val="00572ADD"/>
    <w:rsid w:val="0057466F"/>
    <w:rsid w:val="0057470F"/>
    <w:rsid w:val="00574F96"/>
    <w:rsid w:val="00575287"/>
    <w:rsid w:val="00575723"/>
    <w:rsid w:val="00575F5E"/>
    <w:rsid w:val="00576D34"/>
    <w:rsid w:val="00580676"/>
    <w:rsid w:val="005819CD"/>
    <w:rsid w:val="00582BA8"/>
    <w:rsid w:val="00582C1F"/>
    <w:rsid w:val="0058336A"/>
    <w:rsid w:val="0058340B"/>
    <w:rsid w:val="00584091"/>
    <w:rsid w:val="005865B3"/>
    <w:rsid w:val="00586624"/>
    <w:rsid w:val="00587C17"/>
    <w:rsid w:val="00590255"/>
    <w:rsid w:val="005904D4"/>
    <w:rsid w:val="00590CEB"/>
    <w:rsid w:val="00590D84"/>
    <w:rsid w:val="00593C71"/>
    <w:rsid w:val="00595689"/>
    <w:rsid w:val="00597108"/>
    <w:rsid w:val="005A155D"/>
    <w:rsid w:val="005A4C09"/>
    <w:rsid w:val="005A4C55"/>
    <w:rsid w:val="005A6DA1"/>
    <w:rsid w:val="005A756F"/>
    <w:rsid w:val="005A7881"/>
    <w:rsid w:val="005A7AF9"/>
    <w:rsid w:val="005B12DB"/>
    <w:rsid w:val="005B2699"/>
    <w:rsid w:val="005C1FCD"/>
    <w:rsid w:val="005C37F5"/>
    <w:rsid w:val="005C3BA3"/>
    <w:rsid w:val="005C4214"/>
    <w:rsid w:val="005C423C"/>
    <w:rsid w:val="005C4294"/>
    <w:rsid w:val="005C4657"/>
    <w:rsid w:val="005C4E48"/>
    <w:rsid w:val="005C51AC"/>
    <w:rsid w:val="005C64A3"/>
    <w:rsid w:val="005D1438"/>
    <w:rsid w:val="005D15BD"/>
    <w:rsid w:val="005D1777"/>
    <w:rsid w:val="005D1E9A"/>
    <w:rsid w:val="005D36B8"/>
    <w:rsid w:val="005D386D"/>
    <w:rsid w:val="005D5F32"/>
    <w:rsid w:val="005E120F"/>
    <w:rsid w:val="005E13C4"/>
    <w:rsid w:val="005E1986"/>
    <w:rsid w:val="005E1C19"/>
    <w:rsid w:val="005E3047"/>
    <w:rsid w:val="005E30AB"/>
    <w:rsid w:val="005E363F"/>
    <w:rsid w:val="005E4D4C"/>
    <w:rsid w:val="005E5B1B"/>
    <w:rsid w:val="005E65D7"/>
    <w:rsid w:val="005E6B3D"/>
    <w:rsid w:val="005E6DF0"/>
    <w:rsid w:val="005E7473"/>
    <w:rsid w:val="005E7618"/>
    <w:rsid w:val="005E7924"/>
    <w:rsid w:val="005F0556"/>
    <w:rsid w:val="005F2288"/>
    <w:rsid w:val="005F306D"/>
    <w:rsid w:val="005F3B23"/>
    <w:rsid w:val="005F576E"/>
    <w:rsid w:val="005F5E2A"/>
    <w:rsid w:val="005F5F47"/>
    <w:rsid w:val="005F650A"/>
    <w:rsid w:val="0060424E"/>
    <w:rsid w:val="00604F62"/>
    <w:rsid w:val="006051EB"/>
    <w:rsid w:val="00605BAF"/>
    <w:rsid w:val="006101E6"/>
    <w:rsid w:val="0061026D"/>
    <w:rsid w:val="006104A6"/>
    <w:rsid w:val="00610F9D"/>
    <w:rsid w:val="0061331A"/>
    <w:rsid w:val="006136F2"/>
    <w:rsid w:val="00613FFD"/>
    <w:rsid w:val="00614EE9"/>
    <w:rsid w:val="00617A42"/>
    <w:rsid w:val="006235D4"/>
    <w:rsid w:val="00623D6F"/>
    <w:rsid w:val="00626032"/>
    <w:rsid w:val="00627569"/>
    <w:rsid w:val="00627CA2"/>
    <w:rsid w:val="006334E8"/>
    <w:rsid w:val="00634793"/>
    <w:rsid w:val="00634998"/>
    <w:rsid w:val="00636C51"/>
    <w:rsid w:val="0063767F"/>
    <w:rsid w:val="006410DC"/>
    <w:rsid w:val="00641729"/>
    <w:rsid w:val="00642F9E"/>
    <w:rsid w:val="00644F49"/>
    <w:rsid w:val="00645388"/>
    <w:rsid w:val="00650886"/>
    <w:rsid w:val="006522A6"/>
    <w:rsid w:val="006524E0"/>
    <w:rsid w:val="0065274F"/>
    <w:rsid w:val="0065317B"/>
    <w:rsid w:val="006541E2"/>
    <w:rsid w:val="00654CE3"/>
    <w:rsid w:val="00656983"/>
    <w:rsid w:val="00656C1B"/>
    <w:rsid w:val="00657CB2"/>
    <w:rsid w:val="006629AE"/>
    <w:rsid w:val="00662F00"/>
    <w:rsid w:val="00664DCB"/>
    <w:rsid w:val="00666BA8"/>
    <w:rsid w:val="00672391"/>
    <w:rsid w:val="006724CC"/>
    <w:rsid w:val="006734BF"/>
    <w:rsid w:val="006736D1"/>
    <w:rsid w:val="00674056"/>
    <w:rsid w:val="0067559F"/>
    <w:rsid w:val="00675A66"/>
    <w:rsid w:val="00676CDD"/>
    <w:rsid w:val="00680998"/>
    <w:rsid w:val="00680F5F"/>
    <w:rsid w:val="00681FAD"/>
    <w:rsid w:val="00684D56"/>
    <w:rsid w:val="00684E08"/>
    <w:rsid w:val="00686132"/>
    <w:rsid w:val="00687CC4"/>
    <w:rsid w:val="006916DB"/>
    <w:rsid w:val="00691F5F"/>
    <w:rsid w:val="006A0644"/>
    <w:rsid w:val="006A246C"/>
    <w:rsid w:val="006A2B9F"/>
    <w:rsid w:val="006A4B90"/>
    <w:rsid w:val="006A5D93"/>
    <w:rsid w:val="006B18D8"/>
    <w:rsid w:val="006B33CC"/>
    <w:rsid w:val="006B3440"/>
    <w:rsid w:val="006B6278"/>
    <w:rsid w:val="006B6880"/>
    <w:rsid w:val="006B7154"/>
    <w:rsid w:val="006C07D5"/>
    <w:rsid w:val="006C2BCE"/>
    <w:rsid w:val="006C3289"/>
    <w:rsid w:val="006C5980"/>
    <w:rsid w:val="006C6CE1"/>
    <w:rsid w:val="006D4C75"/>
    <w:rsid w:val="006D614A"/>
    <w:rsid w:val="006D66E9"/>
    <w:rsid w:val="006D70C2"/>
    <w:rsid w:val="006D72AE"/>
    <w:rsid w:val="006D73E6"/>
    <w:rsid w:val="006D759C"/>
    <w:rsid w:val="006E030F"/>
    <w:rsid w:val="006E054C"/>
    <w:rsid w:val="006E1EE2"/>
    <w:rsid w:val="006E3059"/>
    <w:rsid w:val="006E4BF2"/>
    <w:rsid w:val="006E510F"/>
    <w:rsid w:val="006E668F"/>
    <w:rsid w:val="006E76CD"/>
    <w:rsid w:val="006E7721"/>
    <w:rsid w:val="006E7BE5"/>
    <w:rsid w:val="006F01EC"/>
    <w:rsid w:val="006F2A08"/>
    <w:rsid w:val="006F39B7"/>
    <w:rsid w:val="006F3AC4"/>
    <w:rsid w:val="006F4B49"/>
    <w:rsid w:val="006F5A13"/>
    <w:rsid w:val="006F7E5E"/>
    <w:rsid w:val="00700448"/>
    <w:rsid w:val="00701CFC"/>
    <w:rsid w:val="00703294"/>
    <w:rsid w:val="00703BF4"/>
    <w:rsid w:val="00703CBE"/>
    <w:rsid w:val="007047EE"/>
    <w:rsid w:val="00704EEB"/>
    <w:rsid w:val="00705C68"/>
    <w:rsid w:val="00706260"/>
    <w:rsid w:val="00706B42"/>
    <w:rsid w:val="00707D7B"/>
    <w:rsid w:val="007112B7"/>
    <w:rsid w:val="00713769"/>
    <w:rsid w:val="00713EF5"/>
    <w:rsid w:val="00715289"/>
    <w:rsid w:val="00716098"/>
    <w:rsid w:val="00717BAF"/>
    <w:rsid w:val="007207E2"/>
    <w:rsid w:val="007215B2"/>
    <w:rsid w:val="00721BCD"/>
    <w:rsid w:val="00724E25"/>
    <w:rsid w:val="0072632E"/>
    <w:rsid w:val="0072645C"/>
    <w:rsid w:val="00731127"/>
    <w:rsid w:val="0073158C"/>
    <w:rsid w:val="00731E7A"/>
    <w:rsid w:val="007325C7"/>
    <w:rsid w:val="00732C51"/>
    <w:rsid w:val="007339F7"/>
    <w:rsid w:val="0073639B"/>
    <w:rsid w:val="007363F4"/>
    <w:rsid w:val="007405F5"/>
    <w:rsid w:val="0074189D"/>
    <w:rsid w:val="007420E3"/>
    <w:rsid w:val="00743204"/>
    <w:rsid w:val="00743FE6"/>
    <w:rsid w:val="00744DCE"/>
    <w:rsid w:val="00746158"/>
    <w:rsid w:val="00746C76"/>
    <w:rsid w:val="00746C8D"/>
    <w:rsid w:val="00747E04"/>
    <w:rsid w:val="00750F0A"/>
    <w:rsid w:val="00751826"/>
    <w:rsid w:val="00751AFA"/>
    <w:rsid w:val="00752A0C"/>
    <w:rsid w:val="007535A5"/>
    <w:rsid w:val="007539F9"/>
    <w:rsid w:val="00754F2B"/>
    <w:rsid w:val="0075596E"/>
    <w:rsid w:val="00755E79"/>
    <w:rsid w:val="00756B28"/>
    <w:rsid w:val="00756F8D"/>
    <w:rsid w:val="00757197"/>
    <w:rsid w:val="007607A3"/>
    <w:rsid w:val="007607FB"/>
    <w:rsid w:val="00760822"/>
    <w:rsid w:val="00761D16"/>
    <w:rsid w:val="00761E70"/>
    <w:rsid w:val="0076219D"/>
    <w:rsid w:val="007649BA"/>
    <w:rsid w:val="0076527D"/>
    <w:rsid w:val="007659BF"/>
    <w:rsid w:val="00765A21"/>
    <w:rsid w:val="007662CD"/>
    <w:rsid w:val="00766722"/>
    <w:rsid w:val="00767CE4"/>
    <w:rsid w:val="00770895"/>
    <w:rsid w:val="007725E0"/>
    <w:rsid w:val="00773338"/>
    <w:rsid w:val="00774DF2"/>
    <w:rsid w:val="0077514E"/>
    <w:rsid w:val="00775C18"/>
    <w:rsid w:val="00781130"/>
    <w:rsid w:val="007820C4"/>
    <w:rsid w:val="007822D6"/>
    <w:rsid w:val="0078252B"/>
    <w:rsid w:val="00782BF2"/>
    <w:rsid w:val="007833FB"/>
    <w:rsid w:val="00783928"/>
    <w:rsid w:val="00783C72"/>
    <w:rsid w:val="00783DDC"/>
    <w:rsid w:val="00784734"/>
    <w:rsid w:val="00790BF2"/>
    <w:rsid w:val="007920EC"/>
    <w:rsid w:val="0079418A"/>
    <w:rsid w:val="007962D4"/>
    <w:rsid w:val="00796F76"/>
    <w:rsid w:val="00797D6D"/>
    <w:rsid w:val="007A0473"/>
    <w:rsid w:val="007A179A"/>
    <w:rsid w:val="007A2277"/>
    <w:rsid w:val="007A2839"/>
    <w:rsid w:val="007A4BFC"/>
    <w:rsid w:val="007A5026"/>
    <w:rsid w:val="007A5639"/>
    <w:rsid w:val="007B0509"/>
    <w:rsid w:val="007B3769"/>
    <w:rsid w:val="007B5771"/>
    <w:rsid w:val="007B5D03"/>
    <w:rsid w:val="007B62A9"/>
    <w:rsid w:val="007B65E1"/>
    <w:rsid w:val="007B6C0E"/>
    <w:rsid w:val="007B77EA"/>
    <w:rsid w:val="007B7B37"/>
    <w:rsid w:val="007C05A7"/>
    <w:rsid w:val="007C1108"/>
    <w:rsid w:val="007C171A"/>
    <w:rsid w:val="007C1FD0"/>
    <w:rsid w:val="007C25E5"/>
    <w:rsid w:val="007C3FE2"/>
    <w:rsid w:val="007C6731"/>
    <w:rsid w:val="007D0654"/>
    <w:rsid w:val="007D2C9D"/>
    <w:rsid w:val="007D42CE"/>
    <w:rsid w:val="007D49A3"/>
    <w:rsid w:val="007D4F24"/>
    <w:rsid w:val="007D5B9B"/>
    <w:rsid w:val="007D78F3"/>
    <w:rsid w:val="007D793F"/>
    <w:rsid w:val="007D7DC3"/>
    <w:rsid w:val="007E1DA5"/>
    <w:rsid w:val="007E25BD"/>
    <w:rsid w:val="007E3AAB"/>
    <w:rsid w:val="007E3BFB"/>
    <w:rsid w:val="007E3D11"/>
    <w:rsid w:val="007E40CC"/>
    <w:rsid w:val="007E58AD"/>
    <w:rsid w:val="007E59B6"/>
    <w:rsid w:val="007E5F1B"/>
    <w:rsid w:val="007E6113"/>
    <w:rsid w:val="007F12AD"/>
    <w:rsid w:val="007F22CE"/>
    <w:rsid w:val="007F27DA"/>
    <w:rsid w:val="007F2E32"/>
    <w:rsid w:val="007F2F77"/>
    <w:rsid w:val="007F40A2"/>
    <w:rsid w:val="007F47C8"/>
    <w:rsid w:val="007F5378"/>
    <w:rsid w:val="007F7C76"/>
    <w:rsid w:val="00800015"/>
    <w:rsid w:val="00800D76"/>
    <w:rsid w:val="008014FB"/>
    <w:rsid w:val="00801EE3"/>
    <w:rsid w:val="008032B3"/>
    <w:rsid w:val="008037D6"/>
    <w:rsid w:val="00804DB2"/>
    <w:rsid w:val="008070F3"/>
    <w:rsid w:val="00810180"/>
    <w:rsid w:val="008105DC"/>
    <w:rsid w:val="0081095E"/>
    <w:rsid w:val="00812D51"/>
    <w:rsid w:val="00813390"/>
    <w:rsid w:val="008133A5"/>
    <w:rsid w:val="00813DEC"/>
    <w:rsid w:val="00814A3D"/>
    <w:rsid w:val="0081769E"/>
    <w:rsid w:val="00820192"/>
    <w:rsid w:val="00822DBE"/>
    <w:rsid w:val="00824108"/>
    <w:rsid w:val="00825192"/>
    <w:rsid w:val="00826483"/>
    <w:rsid w:val="00827282"/>
    <w:rsid w:val="00833A16"/>
    <w:rsid w:val="008349C9"/>
    <w:rsid w:val="008352AF"/>
    <w:rsid w:val="00835435"/>
    <w:rsid w:val="008356E8"/>
    <w:rsid w:val="00837176"/>
    <w:rsid w:val="00837352"/>
    <w:rsid w:val="00837EBF"/>
    <w:rsid w:val="008409BC"/>
    <w:rsid w:val="0084163F"/>
    <w:rsid w:val="0084180F"/>
    <w:rsid w:val="00841DEF"/>
    <w:rsid w:val="00846A81"/>
    <w:rsid w:val="00846DC6"/>
    <w:rsid w:val="008518F1"/>
    <w:rsid w:val="00853EC0"/>
    <w:rsid w:val="00854425"/>
    <w:rsid w:val="00854A2A"/>
    <w:rsid w:val="00861071"/>
    <w:rsid w:val="0086125A"/>
    <w:rsid w:val="00861A0E"/>
    <w:rsid w:val="0086226B"/>
    <w:rsid w:val="0086317B"/>
    <w:rsid w:val="00863BA5"/>
    <w:rsid w:val="008643D9"/>
    <w:rsid w:val="00864837"/>
    <w:rsid w:val="008665BC"/>
    <w:rsid w:val="00867C4E"/>
    <w:rsid w:val="008711C4"/>
    <w:rsid w:val="0087373B"/>
    <w:rsid w:val="008737EC"/>
    <w:rsid w:val="008759C3"/>
    <w:rsid w:val="00875CBC"/>
    <w:rsid w:val="00876D60"/>
    <w:rsid w:val="0087716A"/>
    <w:rsid w:val="00880367"/>
    <w:rsid w:val="00880F72"/>
    <w:rsid w:val="00883B64"/>
    <w:rsid w:val="0088440F"/>
    <w:rsid w:val="00885B89"/>
    <w:rsid w:val="00885ECF"/>
    <w:rsid w:val="00886164"/>
    <w:rsid w:val="0088649D"/>
    <w:rsid w:val="008873FC"/>
    <w:rsid w:val="0089532B"/>
    <w:rsid w:val="00895D77"/>
    <w:rsid w:val="00896E83"/>
    <w:rsid w:val="00897776"/>
    <w:rsid w:val="008A0AC2"/>
    <w:rsid w:val="008A22C8"/>
    <w:rsid w:val="008A3961"/>
    <w:rsid w:val="008A3CC8"/>
    <w:rsid w:val="008A45AF"/>
    <w:rsid w:val="008A53D4"/>
    <w:rsid w:val="008A5918"/>
    <w:rsid w:val="008B1EA8"/>
    <w:rsid w:val="008B335D"/>
    <w:rsid w:val="008B4355"/>
    <w:rsid w:val="008B52BC"/>
    <w:rsid w:val="008B7697"/>
    <w:rsid w:val="008C0DBD"/>
    <w:rsid w:val="008C139B"/>
    <w:rsid w:val="008C2190"/>
    <w:rsid w:val="008C32FD"/>
    <w:rsid w:val="008C351E"/>
    <w:rsid w:val="008C3F5C"/>
    <w:rsid w:val="008C472F"/>
    <w:rsid w:val="008C5409"/>
    <w:rsid w:val="008C54B6"/>
    <w:rsid w:val="008C5F9B"/>
    <w:rsid w:val="008C69F6"/>
    <w:rsid w:val="008C728A"/>
    <w:rsid w:val="008C77C8"/>
    <w:rsid w:val="008C7D47"/>
    <w:rsid w:val="008D17C0"/>
    <w:rsid w:val="008D23C8"/>
    <w:rsid w:val="008D27BF"/>
    <w:rsid w:val="008D3E6F"/>
    <w:rsid w:val="008D5A28"/>
    <w:rsid w:val="008D6EFB"/>
    <w:rsid w:val="008D73D5"/>
    <w:rsid w:val="008E0A15"/>
    <w:rsid w:val="008E122F"/>
    <w:rsid w:val="008E1521"/>
    <w:rsid w:val="008E2105"/>
    <w:rsid w:val="008E271F"/>
    <w:rsid w:val="008E4A49"/>
    <w:rsid w:val="008E618C"/>
    <w:rsid w:val="008E7409"/>
    <w:rsid w:val="008E7648"/>
    <w:rsid w:val="008F298E"/>
    <w:rsid w:val="008F3C6F"/>
    <w:rsid w:val="008F3E57"/>
    <w:rsid w:val="008F3F17"/>
    <w:rsid w:val="008F45AD"/>
    <w:rsid w:val="008F56B6"/>
    <w:rsid w:val="008F7E2C"/>
    <w:rsid w:val="00901B0B"/>
    <w:rsid w:val="00902CEA"/>
    <w:rsid w:val="0090673D"/>
    <w:rsid w:val="00906CBE"/>
    <w:rsid w:val="00906DEB"/>
    <w:rsid w:val="009111A6"/>
    <w:rsid w:val="00911AAB"/>
    <w:rsid w:val="00912C72"/>
    <w:rsid w:val="00915DB8"/>
    <w:rsid w:val="00916177"/>
    <w:rsid w:val="00917F77"/>
    <w:rsid w:val="009203EE"/>
    <w:rsid w:val="00921F4F"/>
    <w:rsid w:val="0092546A"/>
    <w:rsid w:val="00925907"/>
    <w:rsid w:val="009265B2"/>
    <w:rsid w:val="00927D8F"/>
    <w:rsid w:val="00931129"/>
    <w:rsid w:val="00932645"/>
    <w:rsid w:val="00932C79"/>
    <w:rsid w:val="00935ECA"/>
    <w:rsid w:val="00937D01"/>
    <w:rsid w:val="00937D52"/>
    <w:rsid w:val="00937DBF"/>
    <w:rsid w:val="0094012F"/>
    <w:rsid w:val="009402BB"/>
    <w:rsid w:val="00943087"/>
    <w:rsid w:val="0094486D"/>
    <w:rsid w:val="0094602A"/>
    <w:rsid w:val="009505D8"/>
    <w:rsid w:val="00952DDF"/>
    <w:rsid w:val="00953676"/>
    <w:rsid w:val="0095426C"/>
    <w:rsid w:val="0095468B"/>
    <w:rsid w:val="00954C90"/>
    <w:rsid w:val="00955886"/>
    <w:rsid w:val="009563C2"/>
    <w:rsid w:val="0095676E"/>
    <w:rsid w:val="00956D6D"/>
    <w:rsid w:val="009572FE"/>
    <w:rsid w:val="00960D3D"/>
    <w:rsid w:val="00961928"/>
    <w:rsid w:val="00961B9F"/>
    <w:rsid w:val="00962FBD"/>
    <w:rsid w:val="009632B0"/>
    <w:rsid w:val="00964AE3"/>
    <w:rsid w:val="00964EE6"/>
    <w:rsid w:val="00965C5F"/>
    <w:rsid w:val="00965CCC"/>
    <w:rsid w:val="00965EAE"/>
    <w:rsid w:val="00966754"/>
    <w:rsid w:val="00974993"/>
    <w:rsid w:val="00975456"/>
    <w:rsid w:val="0097590D"/>
    <w:rsid w:val="00980D1F"/>
    <w:rsid w:val="00981563"/>
    <w:rsid w:val="00982950"/>
    <w:rsid w:val="00982BA4"/>
    <w:rsid w:val="00982EBC"/>
    <w:rsid w:val="00983178"/>
    <w:rsid w:val="009835DE"/>
    <w:rsid w:val="0098428E"/>
    <w:rsid w:val="00984849"/>
    <w:rsid w:val="009853C0"/>
    <w:rsid w:val="00986AAE"/>
    <w:rsid w:val="00986ABA"/>
    <w:rsid w:val="00987093"/>
    <w:rsid w:val="00987C16"/>
    <w:rsid w:val="00987F7A"/>
    <w:rsid w:val="00991BDB"/>
    <w:rsid w:val="00992305"/>
    <w:rsid w:val="00993147"/>
    <w:rsid w:val="0099338C"/>
    <w:rsid w:val="009938E1"/>
    <w:rsid w:val="0099503A"/>
    <w:rsid w:val="0099530C"/>
    <w:rsid w:val="00995C2A"/>
    <w:rsid w:val="0099794A"/>
    <w:rsid w:val="00997B6C"/>
    <w:rsid w:val="00997CE0"/>
    <w:rsid w:val="009A1F43"/>
    <w:rsid w:val="009A3BFA"/>
    <w:rsid w:val="009A4D8B"/>
    <w:rsid w:val="009A6A2B"/>
    <w:rsid w:val="009A6CA0"/>
    <w:rsid w:val="009A752B"/>
    <w:rsid w:val="009B065A"/>
    <w:rsid w:val="009B0D2B"/>
    <w:rsid w:val="009B4B70"/>
    <w:rsid w:val="009B62EC"/>
    <w:rsid w:val="009B630F"/>
    <w:rsid w:val="009B6C23"/>
    <w:rsid w:val="009B74BC"/>
    <w:rsid w:val="009B7B6F"/>
    <w:rsid w:val="009C01E4"/>
    <w:rsid w:val="009C0866"/>
    <w:rsid w:val="009C2568"/>
    <w:rsid w:val="009C2F7B"/>
    <w:rsid w:val="009C4A43"/>
    <w:rsid w:val="009C5FC0"/>
    <w:rsid w:val="009C7EE5"/>
    <w:rsid w:val="009D0E47"/>
    <w:rsid w:val="009D12C3"/>
    <w:rsid w:val="009D1F21"/>
    <w:rsid w:val="009D34F1"/>
    <w:rsid w:val="009D478F"/>
    <w:rsid w:val="009E0042"/>
    <w:rsid w:val="009E303C"/>
    <w:rsid w:val="009E3A35"/>
    <w:rsid w:val="009E3B51"/>
    <w:rsid w:val="009E3D58"/>
    <w:rsid w:val="009E5893"/>
    <w:rsid w:val="009E5C63"/>
    <w:rsid w:val="009E7B1F"/>
    <w:rsid w:val="009F068A"/>
    <w:rsid w:val="009F1DA0"/>
    <w:rsid w:val="009F1E3C"/>
    <w:rsid w:val="009F3F40"/>
    <w:rsid w:val="009F514B"/>
    <w:rsid w:val="009F586D"/>
    <w:rsid w:val="009F65F0"/>
    <w:rsid w:val="009F7109"/>
    <w:rsid w:val="00A0652C"/>
    <w:rsid w:val="00A07645"/>
    <w:rsid w:val="00A078BD"/>
    <w:rsid w:val="00A10F11"/>
    <w:rsid w:val="00A13071"/>
    <w:rsid w:val="00A14AB4"/>
    <w:rsid w:val="00A15C5E"/>
    <w:rsid w:val="00A168DE"/>
    <w:rsid w:val="00A201F3"/>
    <w:rsid w:val="00A213E4"/>
    <w:rsid w:val="00A22D69"/>
    <w:rsid w:val="00A239BF"/>
    <w:rsid w:val="00A240A8"/>
    <w:rsid w:val="00A24744"/>
    <w:rsid w:val="00A24EA5"/>
    <w:rsid w:val="00A260ED"/>
    <w:rsid w:val="00A267F1"/>
    <w:rsid w:val="00A320C7"/>
    <w:rsid w:val="00A326B4"/>
    <w:rsid w:val="00A361A7"/>
    <w:rsid w:val="00A42D27"/>
    <w:rsid w:val="00A44A2B"/>
    <w:rsid w:val="00A45F56"/>
    <w:rsid w:val="00A45FCD"/>
    <w:rsid w:val="00A46037"/>
    <w:rsid w:val="00A46111"/>
    <w:rsid w:val="00A46455"/>
    <w:rsid w:val="00A500C5"/>
    <w:rsid w:val="00A51C61"/>
    <w:rsid w:val="00A52568"/>
    <w:rsid w:val="00A53057"/>
    <w:rsid w:val="00A5617A"/>
    <w:rsid w:val="00A60407"/>
    <w:rsid w:val="00A6123A"/>
    <w:rsid w:val="00A61E18"/>
    <w:rsid w:val="00A631C3"/>
    <w:rsid w:val="00A635C9"/>
    <w:rsid w:val="00A65FE9"/>
    <w:rsid w:val="00A708F0"/>
    <w:rsid w:val="00A7131C"/>
    <w:rsid w:val="00A71C93"/>
    <w:rsid w:val="00A725B1"/>
    <w:rsid w:val="00A73429"/>
    <w:rsid w:val="00A736E7"/>
    <w:rsid w:val="00A73C22"/>
    <w:rsid w:val="00A76ED6"/>
    <w:rsid w:val="00A773BF"/>
    <w:rsid w:val="00A774B4"/>
    <w:rsid w:val="00A802E8"/>
    <w:rsid w:val="00A802EA"/>
    <w:rsid w:val="00A8153D"/>
    <w:rsid w:val="00A817FD"/>
    <w:rsid w:val="00A8343B"/>
    <w:rsid w:val="00A83641"/>
    <w:rsid w:val="00A836E3"/>
    <w:rsid w:val="00A8535B"/>
    <w:rsid w:val="00A85437"/>
    <w:rsid w:val="00A85BBE"/>
    <w:rsid w:val="00A85DC3"/>
    <w:rsid w:val="00A86FF9"/>
    <w:rsid w:val="00A8707F"/>
    <w:rsid w:val="00A91A4B"/>
    <w:rsid w:val="00A92181"/>
    <w:rsid w:val="00A92309"/>
    <w:rsid w:val="00A93489"/>
    <w:rsid w:val="00A93DC6"/>
    <w:rsid w:val="00A9484A"/>
    <w:rsid w:val="00A9509D"/>
    <w:rsid w:val="00A95A62"/>
    <w:rsid w:val="00A96571"/>
    <w:rsid w:val="00A97D5E"/>
    <w:rsid w:val="00AA2A4B"/>
    <w:rsid w:val="00AA5904"/>
    <w:rsid w:val="00AA5C14"/>
    <w:rsid w:val="00AA5E16"/>
    <w:rsid w:val="00AB04D0"/>
    <w:rsid w:val="00AB0D71"/>
    <w:rsid w:val="00AB230B"/>
    <w:rsid w:val="00AB2D0D"/>
    <w:rsid w:val="00AB417D"/>
    <w:rsid w:val="00AB6880"/>
    <w:rsid w:val="00AB78AC"/>
    <w:rsid w:val="00AC0908"/>
    <w:rsid w:val="00AC171F"/>
    <w:rsid w:val="00AC1E2B"/>
    <w:rsid w:val="00AC2600"/>
    <w:rsid w:val="00AC3801"/>
    <w:rsid w:val="00AC3BD6"/>
    <w:rsid w:val="00AD1602"/>
    <w:rsid w:val="00AD25CB"/>
    <w:rsid w:val="00AD3BDF"/>
    <w:rsid w:val="00AD63F5"/>
    <w:rsid w:val="00AD6AEF"/>
    <w:rsid w:val="00AD7E16"/>
    <w:rsid w:val="00AE0316"/>
    <w:rsid w:val="00AE070D"/>
    <w:rsid w:val="00AE1748"/>
    <w:rsid w:val="00AE17DE"/>
    <w:rsid w:val="00AE1C29"/>
    <w:rsid w:val="00AE35AF"/>
    <w:rsid w:val="00AE5140"/>
    <w:rsid w:val="00AE691D"/>
    <w:rsid w:val="00AF105F"/>
    <w:rsid w:val="00AF1455"/>
    <w:rsid w:val="00AF4C94"/>
    <w:rsid w:val="00AF657E"/>
    <w:rsid w:val="00AF7EBD"/>
    <w:rsid w:val="00B00D86"/>
    <w:rsid w:val="00B0166C"/>
    <w:rsid w:val="00B0184A"/>
    <w:rsid w:val="00B01CDA"/>
    <w:rsid w:val="00B01E41"/>
    <w:rsid w:val="00B02824"/>
    <w:rsid w:val="00B02907"/>
    <w:rsid w:val="00B02D8B"/>
    <w:rsid w:val="00B03351"/>
    <w:rsid w:val="00B03CAF"/>
    <w:rsid w:val="00B0400E"/>
    <w:rsid w:val="00B0470E"/>
    <w:rsid w:val="00B04777"/>
    <w:rsid w:val="00B06824"/>
    <w:rsid w:val="00B112D5"/>
    <w:rsid w:val="00B115DB"/>
    <w:rsid w:val="00B12236"/>
    <w:rsid w:val="00B16327"/>
    <w:rsid w:val="00B166DF"/>
    <w:rsid w:val="00B16E93"/>
    <w:rsid w:val="00B21233"/>
    <w:rsid w:val="00B214C5"/>
    <w:rsid w:val="00B21D26"/>
    <w:rsid w:val="00B21E7C"/>
    <w:rsid w:val="00B25820"/>
    <w:rsid w:val="00B25FD1"/>
    <w:rsid w:val="00B26CA8"/>
    <w:rsid w:val="00B3171E"/>
    <w:rsid w:val="00B31E3E"/>
    <w:rsid w:val="00B31EAA"/>
    <w:rsid w:val="00B31F39"/>
    <w:rsid w:val="00B32DF4"/>
    <w:rsid w:val="00B32FE7"/>
    <w:rsid w:val="00B33A11"/>
    <w:rsid w:val="00B34E40"/>
    <w:rsid w:val="00B379D0"/>
    <w:rsid w:val="00B400BE"/>
    <w:rsid w:val="00B414C2"/>
    <w:rsid w:val="00B4325F"/>
    <w:rsid w:val="00B43428"/>
    <w:rsid w:val="00B4391C"/>
    <w:rsid w:val="00B4425B"/>
    <w:rsid w:val="00B44C89"/>
    <w:rsid w:val="00B4736E"/>
    <w:rsid w:val="00B47969"/>
    <w:rsid w:val="00B50627"/>
    <w:rsid w:val="00B50684"/>
    <w:rsid w:val="00B510A9"/>
    <w:rsid w:val="00B51D7C"/>
    <w:rsid w:val="00B5421A"/>
    <w:rsid w:val="00B555C9"/>
    <w:rsid w:val="00B558C1"/>
    <w:rsid w:val="00B61B4C"/>
    <w:rsid w:val="00B6241F"/>
    <w:rsid w:val="00B624F0"/>
    <w:rsid w:val="00B65EFB"/>
    <w:rsid w:val="00B66209"/>
    <w:rsid w:val="00B67356"/>
    <w:rsid w:val="00B67676"/>
    <w:rsid w:val="00B677C5"/>
    <w:rsid w:val="00B67888"/>
    <w:rsid w:val="00B67F90"/>
    <w:rsid w:val="00B7012A"/>
    <w:rsid w:val="00B71C59"/>
    <w:rsid w:val="00B723FF"/>
    <w:rsid w:val="00B744D0"/>
    <w:rsid w:val="00B75EE8"/>
    <w:rsid w:val="00B77811"/>
    <w:rsid w:val="00B81A59"/>
    <w:rsid w:val="00B822D3"/>
    <w:rsid w:val="00B83029"/>
    <w:rsid w:val="00B83CFD"/>
    <w:rsid w:val="00B85631"/>
    <w:rsid w:val="00B85681"/>
    <w:rsid w:val="00B863C5"/>
    <w:rsid w:val="00B865EB"/>
    <w:rsid w:val="00B908FC"/>
    <w:rsid w:val="00B917E2"/>
    <w:rsid w:val="00B919B0"/>
    <w:rsid w:val="00B938D8"/>
    <w:rsid w:val="00B94288"/>
    <w:rsid w:val="00B96E71"/>
    <w:rsid w:val="00B97091"/>
    <w:rsid w:val="00BA05DF"/>
    <w:rsid w:val="00BA45E1"/>
    <w:rsid w:val="00BA609B"/>
    <w:rsid w:val="00BA7BAF"/>
    <w:rsid w:val="00BB085A"/>
    <w:rsid w:val="00BB085D"/>
    <w:rsid w:val="00BB0C4E"/>
    <w:rsid w:val="00BB134C"/>
    <w:rsid w:val="00BB1C62"/>
    <w:rsid w:val="00BB2739"/>
    <w:rsid w:val="00BB2FBB"/>
    <w:rsid w:val="00BB4CF6"/>
    <w:rsid w:val="00BB504C"/>
    <w:rsid w:val="00BB5C93"/>
    <w:rsid w:val="00BC0C50"/>
    <w:rsid w:val="00BC24A6"/>
    <w:rsid w:val="00BC2A1E"/>
    <w:rsid w:val="00BC489C"/>
    <w:rsid w:val="00BC4FB5"/>
    <w:rsid w:val="00BC6217"/>
    <w:rsid w:val="00BC79B4"/>
    <w:rsid w:val="00BC7BBD"/>
    <w:rsid w:val="00BD0CF5"/>
    <w:rsid w:val="00BD237E"/>
    <w:rsid w:val="00BD32D4"/>
    <w:rsid w:val="00BD63A0"/>
    <w:rsid w:val="00BD6C88"/>
    <w:rsid w:val="00BE01D5"/>
    <w:rsid w:val="00BE08C9"/>
    <w:rsid w:val="00BE155A"/>
    <w:rsid w:val="00BE1B2E"/>
    <w:rsid w:val="00BE4339"/>
    <w:rsid w:val="00BE465F"/>
    <w:rsid w:val="00BE4F25"/>
    <w:rsid w:val="00BE53EC"/>
    <w:rsid w:val="00BE5925"/>
    <w:rsid w:val="00BE66BB"/>
    <w:rsid w:val="00BE7F9A"/>
    <w:rsid w:val="00BF0030"/>
    <w:rsid w:val="00BF49F8"/>
    <w:rsid w:val="00BF5A5B"/>
    <w:rsid w:val="00BF5CF4"/>
    <w:rsid w:val="00BF69DA"/>
    <w:rsid w:val="00BF6E6A"/>
    <w:rsid w:val="00C0042F"/>
    <w:rsid w:val="00C01778"/>
    <w:rsid w:val="00C02463"/>
    <w:rsid w:val="00C03808"/>
    <w:rsid w:val="00C04F1E"/>
    <w:rsid w:val="00C04FE3"/>
    <w:rsid w:val="00C05A7C"/>
    <w:rsid w:val="00C05AEE"/>
    <w:rsid w:val="00C06F8C"/>
    <w:rsid w:val="00C10199"/>
    <w:rsid w:val="00C10EF2"/>
    <w:rsid w:val="00C20499"/>
    <w:rsid w:val="00C2077A"/>
    <w:rsid w:val="00C2078B"/>
    <w:rsid w:val="00C20B4C"/>
    <w:rsid w:val="00C221EA"/>
    <w:rsid w:val="00C22812"/>
    <w:rsid w:val="00C22B7F"/>
    <w:rsid w:val="00C24A61"/>
    <w:rsid w:val="00C24A8D"/>
    <w:rsid w:val="00C2561D"/>
    <w:rsid w:val="00C2653B"/>
    <w:rsid w:val="00C26E3A"/>
    <w:rsid w:val="00C27A6C"/>
    <w:rsid w:val="00C32418"/>
    <w:rsid w:val="00C34D5A"/>
    <w:rsid w:val="00C34E1E"/>
    <w:rsid w:val="00C35D3D"/>
    <w:rsid w:val="00C366B9"/>
    <w:rsid w:val="00C36EA4"/>
    <w:rsid w:val="00C40312"/>
    <w:rsid w:val="00C42107"/>
    <w:rsid w:val="00C42876"/>
    <w:rsid w:val="00C43622"/>
    <w:rsid w:val="00C43E9D"/>
    <w:rsid w:val="00C4448A"/>
    <w:rsid w:val="00C47140"/>
    <w:rsid w:val="00C47EAD"/>
    <w:rsid w:val="00C518F3"/>
    <w:rsid w:val="00C51CDF"/>
    <w:rsid w:val="00C526E9"/>
    <w:rsid w:val="00C530A6"/>
    <w:rsid w:val="00C54291"/>
    <w:rsid w:val="00C55037"/>
    <w:rsid w:val="00C56002"/>
    <w:rsid w:val="00C56A74"/>
    <w:rsid w:val="00C57EBB"/>
    <w:rsid w:val="00C609E0"/>
    <w:rsid w:val="00C6376C"/>
    <w:rsid w:val="00C649C4"/>
    <w:rsid w:val="00C65F15"/>
    <w:rsid w:val="00C71C3D"/>
    <w:rsid w:val="00C7303D"/>
    <w:rsid w:val="00C734F6"/>
    <w:rsid w:val="00C74866"/>
    <w:rsid w:val="00C7562D"/>
    <w:rsid w:val="00C76FEE"/>
    <w:rsid w:val="00C77F18"/>
    <w:rsid w:val="00C809E5"/>
    <w:rsid w:val="00C81AAA"/>
    <w:rsid w:val="00C82722"/>
    <w:rsid w:val="00C82E23"/>
    <w:rsid w:val="00C84713"/>
    <w:rsid w:val="00C85048"/>
    <w:rsid w:val="00C85098"/>
    <w:rsid w:val="00C856EC"/>
    <w:rsid w:val="00C87F29"/>
    <w:rsid w:val="00C90679"/>
    <w:rsid w:val="00C92D7C"/>
    <w:rsid w:val="00C92DF9"/>
    <w:rsid w:val="00C93157"/>
    <w:rsid w:val="00C93AC4"/>
    <w:rsid w:val="00C94E3F"/>
    <w:rsid w:val="00C97082"/>
    <w:rsid w:val="00C971AF"/>
    <w:rsid w:val="00C97C46"/>
    <w:rsid w:val="00CA0AD2"/>
    <w:rsid w:val="00CA1812"/>
    <w:rsid w:val="00CA3053"/>
    <w:rsid w:val="00CA309C"/>
    <w:rsid w:val="00CA4867"/>
    <w:rsid w:val="00CA564C"/>
    <w:rsid w:val="00CA6096"/>
    <w:rsid w:val="00CB2037"/>
    <w:rsid w:val="00CB359F"/>
    <w:rsid w:val="00CB3C41"/>
    <w:rsid w:val="00CB4693"/>
    <w:rsid w:val="00CB7FCC"/>
    <w:rsid w:val="00CC0180"/>
    <w:rsid w:val="00CC1A9A"/>
    <w:rsid w:val="00CC44A0"/>
    <w:rsid w:val="00CC45E4"/>
    <w:rsid w:val="00CC4C72"/>
    <w:rsid w:val="00CC762B"/>
    <w:rsid w:val="00CD09C3"/>
    <w:rsid w:val="00CD0C4A"/>
    <w:rsid w:val="00CD1234"/>
    <w:rsid w:val="00CD1306"/>
    <w:rsid w:val="00CD1389"/>
    <w:rsid w:val="00CD4568"/>
    <w:rsid w:val="00CD5AAC"/>
    <w:rsid w:val="00CD60CB"/>
    <w:rsid w:val="00CE05F1"/>
    <w:rsid w:val="00CE06C4"/>
    <w:rsid w:val="00CE0B46"/>
    <w:rsid w:val="00CE0CDC"/>
    <w:rsid w:val="00CE260D"/>
    <w:rsid w:val="00CE3893"/>
    <w:rsid w:val="00CE45ED"/>
    <w:rsid w:val="00CE5467"/>
    <w:rsid w:val="00CE6190"/>
    <w:rsid w:val="00CE69D1"/>
    <w:rsid w:val="00CE6E38"/>
    <w:rsid w:val="00CF2F86"/>
    <w:rsid w:val="00CF3269"/>
    <w:rsid w:val="00CF5B74"/>
    <w:rsid w:val="00D00113"/>
    <w:rsid w:val="00D017CF"/>
    <w:rsid w:val="00D0199E"/>
    <w:rsid w:val="00D04B93"/>
    <w:rsid w:val="00D07CA9"/>
    <w:rsid w:val="00D13009"/>
    <w:rsid w:val="00D1381C"/>
    <w:rsid w:val="00D14CAD"/>
    <w:rsid w:val="00D1544A"/>
    <w:rsid w:val="00D1651F"/>
    <w:rsid w:val="00D16E5B"/>
    <w:rsid w:val="00D1727B"/>
    <w:rsid w:val="00D21757"/>
    <w:rsid w:val="00D2233A"/>
    <w:rsid w:val="00D22C65"/>
    <w:rsid w:val="00D235FD"/>
    <w:rsid w:val="00D248D3"/>
    <w:rsid w:val="00D258D2"/>
    <w:rsid w:val="00D25A6B"/>
    <w:rsid w:val="00D25FE7"/>
    <w:rsid w:val="00D27C0A"/>
    <w:rsid w:val="00D303D1"/>
    <w:rsid w:val="00D308DD"/>
    <w:rsid w:val="00D31961"/>
    <w:rsid w:val="00D33172"/>
    <w:rsid w:val="00D340EE"/>
    <w:rsid w:val="00D37AE8"/>
    <w:rsid w:val="00D4057C"/>
    <w:rsid w:val="00D40CFA"/>
    <w:rsid w:val="00D43B8A"/>
    <w:rsid w:val="00D456E0"/>
    <w:rsid w:val="00D46CC0"/>
    <w:rsid w:val="00D50AA7"/>
    <w:rsid w:val="00D51C9B"/>
    <w:rsid w:val="00D53426"/>
    <w:rsid w:val="00D54C54"/>
    <w:rsid w:val="00D55CB1"/>
    <w:rsid w:val="00D55E2D"/>
    <w:rsid w:val="00D562CD"/>
    <w:rsid w:val="00D568B9"/>
    <w:rsid w:val="00D56AAF"/>
    <w:rsid w:val="00D5731A"/>
    <w:rsid w:val="00D603AD"/>
    <w:rsid w:val="00D6083F"/>
    <w:rsid w:val="00D60E58"/>
    <w:rsid w:val="00D6285E"/>
    <w:rsid w:val="00D62B28"/>
    <w:rsid w:val="00D63F6F"/>
    <w:rsid w:val="00D64116"/>
    <w:rsid w:val="00D64B81"/>
    <w:rsid w:val="00D652F9"/>
    <w:rsid w:val="00D700DC"/>
    <w:rsid w:val="00D72725"/>
    <w:rsid w:val="00D72AA5"/>
    <w:rsid w:val="00D74884"/>
    <w:rsid w:val="00D74DC5"/>
    <w:rsid w:val="00D75510"/>
    <w:rsid w:val="00D75B5F"/>
    <w:rsid w:val="00D75DA3"/>
    <w:rsid w:val="00D77F4F"/>
    <w:rsid w:val="00D77FA8"/>
    <w:rsid w:val="00D8191D"/>
    <w:rsid w:val="00D85147"/>
    <w:rsid w:val="00D90247"/>
    <w:rsid w:val="00D91DA8"/>
    <w:rsid w:val="00D95E6D"/>
    <w:rsid w:val="00DA08D8"/>
    <w:rsid w:val="00DA0F0A"/>
    <w:rsid w:val="00DA2975"/>
    <w:rsid w:val="00DA2A42"/>
    <w:rsid w:val="00DA341E"/>
    <w:rsid w:val="00DA430D"/>
    <w:rsid w:val="00DA43FB"/>
    <w:rsid w:val="00DA490B"/>
    <w:rsid w:val="00DA4BCC"/>
    <w:rsid w:val="00DA56DC"/>
    <w:rsid w:val="00DA6362"/>
    <w:rsid w:val="00DA658A"/>
    <w:rsid w:val="00DA6A72"/>
    <w:rsid w:val="00DA7499"/>
    <w:rsid w:val="00DA78DF"/>
    <w:rsid w:val="00DB0940"/>
    <w:rsid w:val="00DB1B86"/>
    <w:rsid w:val="00DB28C7"/>
    <w:rsid w:val="00DB3856"/>
    <w:rsid w:val="00DB44CA"/>
    <w:rsid w:val="00DB512F"/>
    <w:rsid w:val="00DB59A0"/>
    <w:rsid w:val="00DB5B29"/>
    <w:rsid w:val="00DB5CAD"/>
    <w:rsid w:val="00DB742E"/>
    <w:rsid w:val="00DC0A92"/>
    <w:rsid w:val="00DC0B2C"/>
    <w:rsid w:val="00DC0BB3"/>
    <w:rsid w:val="00DC1621"/>
    <w:rsid w:val="00DC5797"/>
    <w:rsid w:val="00DC5ADC"/>
    <w:rsid w:val="00DC608E"/>
    <w:rsid w:val="00DC6941"/>
    <w:rsid w:val="00DC6A28"/>
    <w:rsid w:val="00DD0A41"/>
    <w:rsid w:val="00DD15F2"/>
    <w:rsid w:val="00DD1DF5"/>
    <w:rsid w:val="00DD1FAA"/>
    <w:rsid w:val="00DD2735"/>
    <w:rsid w:val="00DD2E93"/>
    <w:rsid w:val="00DD31C5"/>
    <w:rsid w:val="00DD32DB"/>
    <w:rsid w:val="00DD39FE"/>
    <w:rsid w:val="00DD3B59"/>
    <w:rsid w:val="00DD41BE"/>
    <w:rsid w:val="00DD42BE"/>
    <w:rsid w:val="00DD43F0"/>
    <w:rsid w:val="00DD47B6"/>
    <w:rsid w:val="00DD5459"/>
    <w:rsid w:val="00DD5EB2"/>
    <w:rsid w:val="00DD630B"/>
    <w:rsid w:val="00DD6BD1"/>
    <w:rsid w:val="00DE20BE"/>
    <w:rsid w:val="00DE4378"/>
    <w:rsid w:val="00DE5911"/>
    <w:rsid w:val="00DE7AB3"/>
    <w:rsid w:val="00DE7ECB"/>
    <w:rsid w:val="00DF0047"/>
    <w:rsid w:val="00DF1EBD"/>
    <w:rsid w:val="00DF397D"/>
    <w:rsid w:val="00DF40EB"/>
    <w:rsid w:val="00DF4C31"/>
    <w:rsid w:val="00DF4CDB"/>
    <w:rsid w:val="00DF52F6"/>
    <w:rsid w:val="00DF63AA"/>
    <w:rsid w:val="00E000B2"/>
    <w:rsid w:val="00E00566"/>
    <w:rsid w:val="00E00965"/>
    <w:rsid w:val="00E00E66"/>
    <w:rsid w:val="00E01068"/>
    <w:rsid w:val="00E01BCC"/>
    <w:rsid w:val="00E0300A"/>
    <w:rsid w:val="00E034D3"/>
    <w:rsid w:val="00E04CDB"/>
    <w:rsid w:val="00E06935"/>
    <w:rsid w:val="00E11924"/>
    <w:rsid w:val="00E14806"/>
    <w:rsid w:val="00E17CA6"/>
    <w:rsid w:val="00E2046B"/>
    <w:rsid w:val="00E2084A"/>
    <w:rsid w:val="00E22D75"/>
    <w:rsid w:val="00E24E3D"/>
    <w:rsid w:val="00E264E7"/>
    <w:rsid w:val="00E26CE9"/>
    <w:rsid w:val="00E26DE2"/>
    <w:rsid w:val="00E2749C"/>
    <w:rsid w:val="00E274E9"/>
    <w:rsid w:val="00E31174"/>
    <w:rsid w:val="00E31236"/>
    <w:rsid w:val="00E31550"/>
    <w:rsid w:val="00E36664"/>
    <w:rsid w:val="00E36AD3"/>
    <w:rsid w:val="00E37629"/>
    <w:rsid w:val="00E40054"/>
    <w:rsid w:val="00E412B9"/>
    <w:rsid w:val="00E423AC"/>
    <w:rsid w:val="00E44018"/>
    <w:rsid w:val="00E4596F"/>
    <w:rsid w:val="00E461EF"/>
    <w:rsid w:val="00E46407"/>
    <w:rsid w:val="00E4687D"/>
    <w:rsid w:val="00E468B7"/>
    <w:rsid w:val="00E501A1"/>
    <w:rsid w:val="00E52788"/>
    <w:rsid w:val="00E532B2"/>
    <w:rsid w:val="00E532B3"/>
    <w:rsid w:val="00E5497A"/>
    <w:rsid w:val="00E55D11"/>
    <w:rsid w:val="00E60D37"/>
    <w:rsid w:val="00E61240"/>
    <w:rsid w:val="00E62DBB"/>
    <w:rsid w:val="00E63F4C"/>
    <w:rsid w:val="00E64BC7"/>
    <w:rsid w:val="00E6752B"/>
    <w:rsid w:val="00E709CF"/>
    <w:rsid w:val="00E70C3B"/>
    <w:rsid w:val="00E715CC"/>
    <w:rsid w:val="00E71735"/>
    <w:rsid w:val="00E719E2"/>
    <w:rsid w:val="00E71E4D"/>
    <w:rsid w:val="00E71EA5"/>
    <w:rsid w:val="00E7217D"/>
    <w:rsid w:val="00E72EF7"/>
    <w:rsid w:val="00E7324D"/>
    <w:rsid w:val="00E73815"/>
    <w:rsid w:val="00E7604C"/>
    <w:rsid w:val="00E760D9"/>
    <w:rsid w:val="00E7645C"/>
    <w:rsid w:val="00E77D59"/>
    <w:rsid w:val="00E80F67"/>
    <w:rsid w:val="00E817AC"/>
    <w:rsid w:val="00E81CEE"/>
    <w:rsid w:val="00E8260D"/>
    <w:rsid w:val="00E82627"/>
    <w:rsid w:val="00E827AF"/>
    <w:rsid w:val="00E834EA"/>
    <w:rsid w:val="00E84342"/>
    <w:rsid w:val="00E849B3"/>
    <w:rsid w:val="00E84D33"/>
    <w:rsid w:val="00E84D65"/>
    <w:rsid w:val="00E85253"/>
    <w:rsid w:val="00E85EEB"/>
    <w:rsid w:val="00E862FF"/>
    <w:rsid w:val="00E87014"/>
    <w:rsid w:val="00E87218"/>
    <w:rsid w:val="00E973BA"/>
    <w:rsid w:val="00E975EA"/>
    <w:rsid w:val="00EA008B"/>
    <w:rsid w:val="00EA081E"/>
    <w:rsid w:val="00EA0978"/>
    <w:rsid w:val="00EA1149"/>
    <w:rsid w:val="00EA1278"/>
    <w:rsid w:val="00EA258A"/>
    <w:rsid w:val="00EA47D3"/>
    <w:rsid w:val="00EA5984"/>
    <w:rsid w:val="00EA61E2"/>
    <w:rsid w:val="00EA6CAE"/>
    <w:rsid w:val="00EB1D4A"/>
    <w:rsid w:val="00EB27BC"/>
    <w:rsid w:val="00EB489C"/>
    <w:rsid w:val="00EB4E86"/>
    <w:rsid w:val="00EB50A7"/>
    <w:rsid w:val="00EB61CE"/>
    <w:rsid w:val="00EB648D"/>
    <w:rsid w:val="00EB663F"/>
    <w:rsid w:val="00EB6F8B"/>
    <w:rsid w:val="00EC1559"/>
    <w:rsid w:val="00EC1C76"/>
    <w:rsid w:val="00EC1DD6"/>
    <w:rsid w:val="00EC2ACE"/>
    <w:rsid w:val="00EC3DA9"/>
    <w:rsid w:val="00EC518E"/>
    <w:rsid w:val="00EC5259"/>
    <w:rsid w:val="00EC6592"/>
    <w:rsid w:val="00EC6CDD"/>
    <w:rsid w:val="00ED071C"/>
    <w:rsid w:val="00ED2461"/>
    <w:rsid w:val="00ED4986"/>
    <w:rsid w:val="00ED58B5"/>
    <w:rsid w:val="00ED7425"/>
    <w:rsid w:val="00EE05FD"/>
    <w:rsid w:val="00EE1B2D"/>
    <w:rsid w:val="00EE3400"/>
    <w:rsid w:val="00EE3862"/>
    <w:rsid w:val="00EE4B17"/>
    <w:rsid w:val="00EE6172"/>
    <w:rsid w:val="00EE71CD"/>
    <w:rsid w:val="00EE76E7"/>
    <w:rsid w:val="00EE7A53"/>
    <w:rsid w:val="00EF1542"/>
    <w:rsid w:val="00EF1A2D"/>
    <w:rsid w:val="00EF1BA5"/>
    <w:rsid w:val="00EF632F"/>
    <w:rsid w:val="00EF657F"/>
    <w:rsid w:val="00EF706D"/>
    <w:rsid w:val="00EF7655"/>
    <w:rsid w:val="00EF7957"/>
    <w:rsid w:val="00F002BF"/>
    <w:rsid w:val="00F00C3A"/>
    <w:rsid w:val="00F01247"/>
    <w:rsid w:val="00F03DE5"/>
    <w:rsid w:val="00F05646"/>
    <w:rsid w:val="00F0652F"/>
    <w:rsid w:val="00F0748A"/>
    <w:rsid w:val="00F0750B"/>
    <w:rsid w:val="00F106C2"/>
    <w:rsid w:val="00F127F3"/>
    <w:rsid w:val="00F14C6B"/>
    <w:rsid w:val="00F15249"/>
    <w:rsid w:val="00F20C77"/>
    <w:rsid w:val="00F21632"/>
    <w:rsid w:val="00F21B55"/>
    <w:rsid w:val="00F26539"/>
    <w:rsid w:val="00F3063A"/>
    <w:rsid w:val="00F31010"/>
    <w:rsid w:val="00F32C9A"/>
    <w:rsid w:val="00F32CA3"/>
    <w:rsid w:val="00F34020"/>
    <w:rsid w:val="00F347B9"/>
    <w:rsid w:val="00F34859"/>
    <w:rsid w:val="00F348B7"/>
    <w:rsid w:val="00F34FA2"/>
    <w:rsid w:val="00F35169"/>
    <w:rsid w:val="00F35430"/>
    <w:rsid w:val="00F3618C"/>
    <w:rsid w:val="00F36583"/>
    <w:rsid w:val="00F37227"/>
    <w:rsid w:val="00F37C70"/>
    <w:rsid w:val="00F37CD5"/>
    <w:rsid w:val="00F42AAF"/>
    <w:rsid w:val="00F43084"/>
    <w:rsid w:val="00F46622"/>
    <w:rsid w:val="00F47749"/>
    <w:rsid w:val="00F52B95"/>
    <w:rsid w:val="00F5373F"/>
    <w:rsid w:val="00F54275"/>
    <w:rsid w:val="00F54A5F"/>
    <w:rsid w:val="00F54A9F"/>
    <w:rsid w:val="00F55FE5"/>
    <w:rsid w:val="00F5622E"/>
    <w:rsid w:val="00F603CC"/>
    <w:rsid w:val="00F60E81"/>
    <w:rsid w:val="00F6127B"/>
    <w:rsid w:val="00F620EC"/>
    <w:rsid w:val="00F6216D"/>
    <w:rsid w:val="00F63737"/>
    <w:rsid w:val="00F647F3"/>
    <w:rsid w:val="00F64F64"/>
    <w:rsid w:val="00F65040"/>
    <w:rsid w:val="00F67885"/>
    <w:rsid w:val="00F71C6B"/>
    <w:rsid w:val="00F7248E"/>
    <w:rsid w:val="00F73A7C"/>
    <w:rsid w:val="00F74C7A"/>
    <w:rsid w:val="00F761B5"/>
    <w:rsid w:val="00F766A6"/>
    <w:rsid w:val="00F805AB"/>
    <w:rsid w:val="00F80E4B"/>
    <w:rsid w:val="00F84490"/>
    <w:rsid w:val="00F844E6"/>
    <w:rsid w:val="00F84F86"/>
    <w:rsid w:val="00F85118"/>
    <w:rsid w:val="00F87F39"/>
    <w:rsid w:val="00F9092B"/>
    <w:rsid w:val="00F90FE8"/>
    <w:rsid w:val="00F91BDA"/>
    <w:rsid w:val="00F91E32"/>
    <w:rsid w:val="00F95275"/>
    <w:rsid w:val="00F95C98"/>
    <w:rsid w:val="00F977BA"/>
    <w:rsid w:val="00F97FB8"/>
    <w:rsid w:val="00FA0157"/>
    <w:rsid w:val="00FA0E20"/>
    <w:rsid w:val="00FA1B9D"/>
    <w:rsid w:val="00FA32CF"/>
    <w:rsid w:val="00FA374E"/>
    <w:rsid w:val="00FA4161"/>
    <w:rsid w:val="00FA5685"/>
    <w:rsid w:val="00FA7589"/>
    <w:rsid w:val="00FA7920"/>
    <w:rsid w:val="00FB0187"/>
    <w:rsid w:val="00FB02CA"/>
    <w:rsid w:val="00FB145B"/>
    <w:rsid w:val="00FB1B49"/>
    <w:rsid w:val="00FB1F55"/>
    <w:rsid w:val="00FB2505"/>
    <w:rsid w:val="00FB2D29"/>
    <w:rsid w:val="00FB3DD9"/>
    <w:rsid w:val="00FB3EC4"/>
    <w:rsid w:val="00FB421B"/>
    <w:rsid w:val="00FB43A5"/>
    <w:rsid w:val="00FB48E9"/>
    <w:rsid w:val="00FB5BA4"/>
    <w:rsid w:val="00FB5F15"/>
    <w:rsid w:val="00FB684E"/>
    <w:rsid w:val="00FB6F5C"/>
    <w:rsid w:val="00FB6FB3"/>
    <w:rsid w:val="00FC0BDF"/>
    <w:rsid w:val="00FC0F1B"/>
    <w:rsid w:val="00FC3A97"/>
    <w:rsid w:val="00FC3AD1"/>
    <w:rsid w:val="00FC59B0"/>
    <w:rsid w:val="00FC67AC"/>
    <w:rsid w:val="00FC6A6D"/>
    <w:rsid w:val="00FC7311"/>
    <w:rsid w:val="00FD2A04"/>
    <w:rsid w:val="00FD4605"/>
    <w:rsid w:val="00FD4E9D"/>
    <w:rsid w:val="00FD5BF5"/>
    <w:rsid w:val="00FE0079"/>
    <w:rsid w:val="00FE01A1"/>
    <w:rsid w:val="00FE1413"/>
    <w:rsid w:val="00FE1D35"/>
    <w:rsid w:val="00FE374F"/>
    <w:rsid w:val="00FE4929"/>
    <w:rsid w:val="00FE4AF5"/>
    <w:rsid w:val="00FE4C5B"/>
    <w:rsid w:val="00FE4DD1"/>
    <w:rsid w:val="00FE5CD2"/>
    <w:rsid w:val="00FE6DCE"/>
    <w:rsid w:val="00FE6E9A"/>
    <w:rsid w:val="00FF2A4C"/>
    <w:rsid w:val="00FF4968"/>
    <w:rsid w:val="00FF60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7105">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footer" w:uiPriority="99"/>
    <w:lsdException w:name="caption" w:qFormat="1"/>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156"/>
    <w:rPr>
      <w:sz w:val="24"/>
      <w:lang w:val="en-AU" w:eastAsia="en-US"/>
    </w:rPr>
  </w:style>
  <w:style w:type="paragraph" w:styleId="Heading1">
    <w:name w:val="heading 1"/>
    <w:aliases w:val="H1,h1,contents,h1 chapter heading,Part,proj,proj1,proj5,proj6,proj7,proj8,proj9,proj10,proj11,proj12,proj13,proj14,proj15,proj51,proj61,proj71,proj81,proj91,proj101,proj111,proj121,proj131,proj141,proj16,proj52,proj62,proj72,proj82,proj92,Para"/>
    <w:basedOn w:val="Normal"/>
    <w:next w:val="BodyText"/>
    <w:qFormat/>
    <w:rsid w:val="00F6127B"/>
    <w:pPr>
      <w:keepNext/>
      <w:pageBreakBefore/>
      <w:numPr>
        <w:numId w:val="6"/>
      </w:numPr>
      <w:shd w:val="solid" w:color="auto" w:fill="auto"/>
      <w:outlineLvl w:val="0"/>
    </w:pPr>
    <w:rPr>
      <w:rFonts w:ascii="Arial" w:hAnsi="Arial"/>
      <w:b/>
      <w:kern w:val="28"/>
      <w:sz w:val="32"/>
    </w:rPr>
  </w:style>
  <w:style w:type="paragraph" w:styleId="Heading2">
    <w:name w:val="heading 2"/>
    <w:aliases w:val="21,h2,A.B.C.,heading 2,2,A,H2,h2 main heading,B Sub/Bold,B Sub/Bold1,B Sub/Bold2,B Sub/Bold11,h2 main heading1,h2 main heading2,B Sub/Bold3,B Sub/Bold12,h2 main heading3,B Sub/Bold4,B Sub/Bold13,Para2,SubPara,H2-Heading 2,Header 2,l2,Header&#10;2"/>
    <w:basedOn w:val="Heading1"/>
    <w:next w:val="BodyText"/>
    <w:qFormat/>
    <w:rsid w:val="00F6127B"/>
    <w:pPr>
      <w:keepLines/>
      <w:pageBreakBefore w:val="0"/>
      <w:numPr>
        <w:ilvl w:val="1"/>
      </w:numPr>
      <w:shd w:val="clear" w:color="auto" w:fill="auto"/>
      <w:spacing w:before="360"/>
      <w:outlineLvl w:val="1"/>
    </w:pPr>
    <w:rPr>
      <w:sz w:val="28"/>
    </w:rPr>
  </w:style>
  <w:style w:type="paragraph" w:styleId="Heading3">
    <w:name w:val="heading 3"/>
    <w:aliases w:val="H3,heading 3,h3,h3 sub heading,underlined Heading,proj3,proj31,proj32,proj33,proj34,proj35,proj36,proj37,proj38,proj39,proj310,proj311,proj312,proj321,proj331,proj341,proj351,proj361,proj371,proj381,proj391,proj3101,proj3111,proj313,proj322,3"/>
    <w:basedOn w:val="Heading2"/>
    <w:next w:val="BodyText"/>
    <w:qFormat/>
    <w:rsid w:val="00F6127B"/>
    <w:pPr>
      <w:numPr>
        <w:ilvl w:val="2"/>
      </w:numPr>
      <w:spacing w:before="280"/>
      <w:outlineLvl w:val="2"/>
    </w:pPr>
    <w:rPr>
      <w:sz w:val="24"/>
    </w:rPr>
  </w:style>
  <w:style w:type="paragraph" w:styleId="Heading4">
    <w:name w:val="heading 4"/>
    <w:basedOn w:val="Normal"/>
    <w:next w:val="BodyText"/>
    <w:qFormat/>
    <w:rsid w:val="00F6127B"/>
    <w:pPr>
      <w:keepNext/>
      <w:keepLines/>
      <w:numPr>
        <w:ilvl w:val="3"/>
        <w:numId w:val="6"/>
      </w:numPr>
      <w:spacing w:before="180"/>
      <w:outlineLvl w:val="3"/>
    </w:pPr>
    <w:rPr>
      <w:rFonts w:ascii="Arial" w:hAnsi="Arial"/>
      <w:b/>
      <w:sz w:val="22"/>
    </w:rPr>
  </w:style>
  <w:style w:type="paragraph" w:styleId="Heading5">
    <w:name w:val="heading 5"/>
    <w:basedOn w:val="Normal"/>
    <w:next w:val="BodyText"/>
    <w:qFormat/>
    <w:rsid w:val="00F6127B"/>
    <w:pPr>
      <w:keepNext/>
      <w:keepLines/>
      <w:numPr>
        <w:ilvl w:val="4"/>
        <w:numId w:val="6"/>
      </w:numPr>
      <w:spacing w:before="180"/>
      <w:outlineLvl w:val="4"/>
    </w:pPr>
    <w:rPr>
      <w:b/>
      <w:i/>
    </w:rPr>
  </w:style>
  <w:style w:type="paragraph" w:styleId="Heading6">
    <w:name w:val="heading 6"/>
    <w:basedOn w:val="Normal"/>
    <w:next w:val="Normal"/>
    <w:qFormat/>
    <w:rsid w:val="00F6127B"/>
    <w:pPr>
      <w:keepNext/>
      <w:numPr>
        <w:ilvl w:val="5"/>
        <w:numId w:val="6"/>
      </w:numPr>
      <w:spacing w:before="360"/>
      <w:outlineLvl w:val="5"/>
    </w:pPr>
    <w:rPr>
      <w:rFonts w:ascii="Arial" w:hAnsi="Arial"/>
      <w:b/>
    </w:rPr>
  </w:style>
  <w:style w:type="paragraph" w:styleId="Heading7">
    <w:name w:val="heading 7"/>
    <w:basedOn w:val="Normal"/>
    <w:next w:val="Normal"/>
    <w:qFormat/>
    <w:rsid w:val="00927D8F"/>
    <w:pPr>
      <w:numPr>
        <w:ilvl w:val="6"/>
        <w:numId w:val="6"/>
      </w:numPr>
      <w:spacing w:before="240" w:after="60"/>
      <w:outlineLvl w:val="6"/>
    </w:pPr>
    <w:rPr>
      <w:szCs w:val="24"/>
    </w:rPr>
  </w:style>
  <w:style w:type="paragraph" w:styleId="Heading8">
    <w:name w:val="heading 8"/>
    <w:basedOn w:val="Normal"/>
    <w:next w:val="Normal"/>
    <w:link w:val="Heading8Char"/>
    <w:qFormat/>
    <w:rsid w:val="00927D8F"/>
    <w:pPr>
      <w:numPr>
        <w:ilvl w:val="7"/>
        <w:numId w:val="6"/>
      </w:numPr>
      <w:spacing w:before="240" w:after="60"/>
      <w:outlineLvl w:val="7"/>
    </w:pPr>
    <w:rPr>
      <w:i/>
      <w:iCs/>
      <w:szCs w:val="24"/>
    </w:rPr>
  </w:style>
  <w:style w:type="paragraph" w:styleId="Heading9">
    <w:name w:val="heading 9"/>
    <w:basedOn w:val="Normal"/>
    <w:next w:val="Normal"/>
    <w:qFormat/>
    <w:rsid w:val="00927D8F"/>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ody3,bt,paragraph 2,paragraph 21,Body Text Char1,Body Text Char Char,bt Char Char,ändrad Char Char,ändreading 6ad Char Char,Body3 Char Char,Remarks Char Char,body text Char Char,BODY TEXT Char Char,... Char Char, ändrad Char Char,BO Char Char"/>
    <w:basedOn w:val="Normal"/>
    <w:rsid w:val="00F6127B"/>
    <w:pPr>
      <w:spacing w:before="180"/>
      <w:ind w:left="567"/>
      <w:jc w:val="both"/>
    </w:pPr>
  </w:style>
  <w:style w:type="paragraph" w:customStyle="1" w:styleId="DefaultParagraphFontParaCharCharCharCharCharCharCharChar">
    <w:name w:val="Default Paragraph Font Para Char Char Char Char Char Char Char Char"/>
    <w:basedOn w:val="Normal"/>
    <w:rsid w:val="008F7E2C"/>
    <w:pPr>
      <w:spacing w:after="160" w:line="240" w:lineRule="exact"/>
    </w:pPr>
    <w:rPr>
      <w:rFonts w:ascii="Tahoma" w:hAnsi="Tahoma"/>
      <w:sz w:val="20"/>
      <w:lang w:val="en-US"/>
    </w:rPr>
  </w:style>
  <w:style w:type="paragraph" w:customStyle="1" w:styleId="Appendix1">
    <w:name w:val="Appendix 1"/>
    <w:basedOn w:val="Heading1"/>
    <w:next w:val="BodyText"/>
    <w:rsid w:val="00F6127B"/>
    <w:pPr>
      <w:numPr>
        <w:numId w:val="0"/>
      </w:numPr>
      <w:tabs>
        <w:tab w:val="num" w:pos="2160"/>
      </w:tabs>
      <w:ind w:left="567" w:hanging="567"/>
    </w:pPr>
  </w:style>
  <w:style w:type="paragraph" w:customStyle="1" w:styleId="Appendix2">
    <w:name w:val="Appendix 2"/>
    <w:basedOn w:val="Appendix1"/>
    <w:next w:val="BodyText"/>
    <w:rsid w:val="00F6127B"/>
    <w:pPr>
      <w:pageBreakBefore w:val="0"/>
      <w:shd w:val="clear" w:color="auto" w:fill="auto"/>
      <w:tabs>
        <w:tab w:val="clear" w:pos="2160"/>
        <w:tab w:val="num" w:pos="567"/>
      </w:tabs>
      <w:spacing w:before="360"/>
    </w:pPr>
  </w:style>
  <w:style w:type="paragraph" w:customStyle="1" w:styleId="Appendix3">
    <w:name w:val="Appendix 3"/>
    <w:basedOn w:val="Appendix2"/>
    <w:next w:val="BodyText"/>
    <w:rsid w:val="00F6127B"/>
    <w:pPr>
      <w:keepLines/>
      <w:tabs>
        <w:tab w:val="clear" w:pos="567"/>
        <w:tab w:val="num" w:pos="720"/>
      </w:tabs>
      <w:spacing w:before="280"/>
    </w:pPr>
    <w:rPr>
      <w:sz w:val="24"/>
    </w:rPr>
  </w:style>
  <w:style w:type="paragraph" w:customStyle="1" w:styleId="Appendix4">
    <w:name w:val="Appendix 4"/>
    <w:basedOn w:val="Appendix3"/>
    <w:next w:val="BodyText"/>
    <w:rsid w:val="00F6127B"/>
    <w:pPr>
      <w:tabs>
        <w:tab w:val="clear" w:pos="720"/>
      </w:tabs>
      <w:spacing w:before="180"/>
      <w:ind w:left="0" w:firstLine="0"/>
    </w:pPr>
  </w:style>
  <w:style w:type="paragraph" w:customStyle="1" w:styleId="Approval">
    <w:name w:val="Approval"/>
    <w:basedOn w:val="Heading1"/>
    <w:rsid w:val="00F6127B"/>
    <w:pPr>
      <w:numPr>
        <w:numId w:val="0"/>
      </w:numPr>
    </w:pPr>
  </w:style>
  <w:style w:type="paragraph" w:styleId="BlockText">
    <w:name w:val="Block Text"/>
    <w:basedOn w:val="Normal"/>
    <w:rsid w:val="00F6127B"/>
    <w:pPr>
      <w:spacing w:before="180"/>
      <w:ind w:left="1440" w:right="1440"/>
    </w:pPr>
  </w:style>
  <w:style w:type="paragraph" w:styleId="BodyText2">
    <w:name w:val="Body Text 2"/>
    <w:basedOn w:val="BodyText"/>
    <w:rsid w:val="00F6127B"/>
    <w:pPr>
      <w:spacing w:after="60" w:line="480" w:lineRule="auto"/>
    </w:pPr>
  </w:style>
  <w:style w:type="paragraph" w:styleId="BodyText3">
    <w:name w:val="Body Text 3"/>
    <w:basedOn w:val="BodyText"/>
    <w:rsid w:val="00F6127B"/>
    <w:pPr>
      <w:spacing w:before="120"/>
    </w:pPr>
    <w:rPr>
      <w:sz w:val="16"/>
      <w:szCs w:val="16"/>
    </w:rPr>
  </w:style>
  <w:style w:type="paragraph" w:styleId="BodyTextFirstIndent">
    <w:name w:val="Body Text First Indent"/>
    <w:basedOn w:val="BodyText"/>
    <w:rsid w:val="00F6127B"/>
    <w:pPr>
      <w:ind w:left="0" w:firstLine="210"/>
      <w:jc w:val="left"/>
    </w:pPr>
  </w:style>
  <w:style w:type="paragraph" w:styleId="BodyTextIndent">
    <w:name w:val="Body Text Indent"/>
    <w:basedOn w:val="BodyText"/>
    <w:rsid w:val="00F6127B"/>
    <w:pPr>
      <w:ind w:left="851"/>
    </w:pPr>
  </w:style>
  <w:style w:type="paragraph" w:styleId="BodyTextFirstIndent2">
    <w:name w:val="Body Text First Indent 2"/>
    <w:basedOn w:val="BodyTextFirstIndent"/>
    <w:rsid w:val="00F6127B"/>
    <w:pPr>
      <w:ind w:left="284"/>
    </w:pPr>
  </w:style>
  <w:style w:type="paragraph" w:styleId="BodyTextIndent2">
    <w:name w:val="Body Text Indent 2"/>
    <w:basedOn w:val="BodyText2"/>
    <w:rsid w:val="00F6127B"/>
    <w:pPr>
      <w:ind w:left="851"/>
    </w:pPr>
  </w:style>
  <w:style w:type="paragraph" w:styleId="BodyTextIndent3">
    <w:name w:val="Body Text Indent 3"/>
    <w:basedOn w:val="BodyText3"/>
    <w:rsid w:val="00F6127B"/>
    <w:pPr>
      <w:ind w:left="851"/>
    </w:pPr>
  </w:style>
  <w:style w:type="paragraph" w:customStyle="1" w:styleId="Branch">
    <w:name w:val="Branch"/>
    <w:basedOn w:val="Normal"/>
    <w:rsid w:val="00F6127B"/>
    <w:pPr>
      <w:jc w:val="right"/>
    </w:pPr>
    <w:rPr>
      <w:sz w:val="20"/>
    </w:rPr>
  </w:style>
  <w:style w:type="paragraph" w:styleId="Caption">
    <w:name w:val="caption"/>
    <w:basedOn w:val="Normal"/>
    <w:next w:val="BodyText"/>
    <w:qFormat/>
    <w:rsid w:val="00F6127B"/>
    <w:pPr>
      <w:spacing w:before="60"/>
      <w:ind w:left="562"/>
    </w:pPr>
    <w:rPr>
      <w:rFonts w:ascii="Arial" w:hAnsi="Arial"/>
      <w:sz w:val="16"/>
    </w:rPr>
  </w:style>
  <w:style w:type="character" w:styleId="Emphasis">
    <w:name w:val="Emphasis"/>
    <w:qFormat/>
    <w:rsid w:val="00F6127B"/>
    <w:rPr>
      <w:i/>
    </w:rPr>
  </w:style>
  <w:style w:type="paragraph" w:styleId="Footer">
    <w:name w:val="footer"/>
    <w:basedOn w:val="Normal"/>
    <w:link w:val="FooterChar"/>
    <w:uiPriority w:val="99"/>
    <w:rsid w:val="00F6127B"/>
    <w:pPr>
      <w:pBdr>
        <w:top w:val="single" w:sz="2" w:space="1" w:color="auto"/>
      </w:pBdr>
      <w:tabs>
        <w:tab w:val="center" w:pos="4536"/>
        <w:tab w:val="right" w:pos="9072"/>
      </w:tabs>
      <w:spacing w:before="240"/>
    </w:pPr>
    <w:rPr>
      <w:sz w:val="16"/>
    </w:rPr>
  </w:style>
  <w:style w:type="paragraph" w:customStyle="1" w:styleId="Gap">
    <w:name w:val="Gap"/>
    <w:basedOn w:val="Normal"/>
    <w:rsid w:val="00F6127B"/>
    <w:rPr>
      <w:sz w:val="20"/>
    </w:rPr>
  </w:style>
  <w:style w:type="paragraph" w:customStyle="1" w:styleId="GapBig">
    <w:name w:val="Gap Big"/>
    <w:basedOn w:val="Gap"/>
    <w:rsid w:val="00F6127B"/>
    <w:pPr>
      <w:spacing w:before="600"/>
    </w:pPr>
  </w:style>
  <w:style w:type="paragraph" w:customStyle="1" w:styleId="Graphic">
    <w:name w:val="Graphic"/>
    <w:basedOn w:val="Caption"/>
    <w:rsid w:val="00F6127B"/>
    <w:pPr>
      <w:keepNext/>
      <w:spacing w:before="240"/>
    </w:pPr>
  </w:style>
  <w:style w:type="paragraph" w:styleId="Header">
    <w:name w:val="header"/>
    <w:aliases w:val="rep_Header"/>
    <w:basedOn w:val="Normal"/>
    <w:rsid w:val="00F6127B"/>
    <w:pPr>
      <w:pBdr>
        <w:bottom w:val="single" w:sz="2" w:space="3" w:color="auto"/>
      </w:pBdr>
      <w:tabs>
        <w:tab w:val="center" w:pos="4536"/>
        <w:tab w:val="right" w:pos="9072"/>
      </w:tabs>
      <w:spacing w:after="360"/>
    </w:pPr>
    <w:rPr>
      <w:sz w:val="16"/>
    </w:rPr>
  </w:style>
  <w:style w:type="character" w:styleId="Hyperlink">
    <w:name w:val="Hyperlink"/>
    <w:uiPriority w:val="99"/>
    <w:rsid w:val="00F6127B"/>
    <w:rPr>
      <w:color w:val="0000FF"/>
      <w:u w:val="single"/>
    </w:rPr>
  </w:style>
  <w:style w:type="paragraph" w:customStyle="1" w:styleId="Invisible1">
    <w:name w:val="Invisible 1"/>
    <w:basedOn w:val="Heading1"/>
    <w:next w:val="BodyText"/>
    <w:rsid w:val="00F6127B"/>
    <w:pPr>
      <w:numPr>
        <w:numId w:val="0"/>
      </w:numPr>
      <w:shd w:val="clear" w:color="auto" w:fill="000000"/>
    </w:pPr>
  </w:style>
  <w:style w:type="paragraph" w:customStyle="1" w:styleId="Invisible2">
    <w:name w:val="Invisible 2"/>
    <w:basedOn w:val="Invisible1"/>
    <w:next w:val="BodyText"/>
    <w:rsid w:val="00F6127B"/>
    <w:pPr>
      <w:pageBreakBefore w:val="0"/>
      <w:shd w:val="clear" w:color="auto" w:fill="auto"/>
      <w:spacing w:before="360"/>
    </w:pPr>
  </w:style>
  <w:style w:type="paragraph" w:customStyle="1" w:styleId="Invisible3">
    <w:name w:val="Invisible 3"/>
    <w:basedOn w:val="Invisible2"/>
    <w:rsid w:val="00F6127B"/>
    <w:pPr>
      <w:spacing w:before="280"/>
    </w:pPr>
    <w:rPr>
      <w:sz w:val="24"/>
    </w:rPr>
  </w:style>
  <w:style w:type="paragraph" w:styleId="ListBullet">
    <w:name w:val="List Bullet"/>
    <w:basedOn w:val="Normal"/>
    <w:rsid w:val="00F6127B"/>
    <w:pPr>
      <w:tabs>
        <w:tab w:val="num" w:pos="1701"/>
      </w:tabs>
      <w:spacing w:before="120" w:after="40"/>
      <w:ind w:left="1701" w:hanging="567"/>
    </w:pPr>
  </w:style>
  <w:style w:type="paragraph" w:styleId="ListBullet2">
    <w:name w:val="List Bullet 2"/>
    <w:basedOn w:val="ListBullet"/>
    <w:rsid w:val="00F6127B"/>
    <w:pPr>
      <w:tabs>
        <w:tab w:val="clear" w:pos="1701"/>
        <w:tab w:val="num" w:pos="2061"/>
      </w:tabs>
      <w:spacing w:before="40"/>
      <w:ind w:left="2041" w:hanging="340"/>
    </w:pPr>
  </w:style>
  <w:style w:type="paragraph" w:styleId="ListBullet3">
    <w:name w:val="List Bullet 3"/>
    <w:basedOn w:val="ListBullet2"/>
    <w:rsid w:val="00F6127B"/>
    <w:pPr>
      <w:tabs>
        <w:tab w:val="clear" w:pos="2061"/>
        <w:tab w:val="num" w:pos="2835"/>
      </w:tabs>
      <w:ind w:left="2835" w:hanging="567"/>
    </w:pPr>
  </w:style>
  <w:style w:type="paragraph" w:styleId="ListBullet4">
    <w:name w:val="List Bullet 4"/>
    <w:basedOn w:val="ListBullet3"/>
    <w:rsid w:val="00F6127B"/>
    <w:pPr>
      <w:tabs>
        <w:tab w:val="clear" w:pos="2835"/>
      </w:tabs>
      <w:ind w:left="3119" w:firstLine="0"/>
    </w:pPr>
  </w:style>
  <w:style w:type="paragraph" w:styleId="ListNumber">
    <w:name w:val="List Number"/>
    <w:basedOn w:val="Normal"/>
    <w:rsid w:val="00F6127B"/>
    <w:pPr>
      <w:tabs>
        <w:tab w:val="num" w:pos="1134"/>
      </w:tabs>
      <w:spacing w:before="180"/>
      <w:ind w:left="1134" w:hanging="567"/>
    </w:pPr>
  </w:style>
  <w:style w:type="paragraph" w:styleId="ListNumber2">
    <w:name w:val="List Number 2"/>
    <w:basedOn w:val="ListNumber"/>
    <w:rsid w:val="00F6127B"/>
    <w:pPr>
      <w:tabs>
        <w:tab w:val="clear" w:pos="1134"/>
        <w:tab w:val="num" w:pos="1701"/>
      </w:tabs>
      <w:spacing w:before="60" w:after="20"/>
      <w:ind w:left="1701"/>
    </w:pPr>
  </w:style>
  <w:style w:type="paragraph" w:styleId="ListNumber3">
    <w:name w:val="List Number 3"/>
    <w:basedOn w:val="ListNumber2"/>
    <w:rsid w:val="00F6127B"/>
    <w:pPr>
      <w:tabs>
        <w:tab w:val="clear" w:pos="1701"/>
        <w:tab w:val="num" w:pos="2098"/>
      </w:tabs>
      <w:ind w:left="2098" w:hanging="397"/>
    </w:pPr>
  </w:style>
  <w:style w:type="paragraph" w:styleId="ListNumber4">
    <w:name w:val="List Number 4"/>
    <w:basedOn w:val="ListNumber3"/>
    <w:rsid w:val="00F6127B"/>
    <w:pPr>
      <w:tabs>
        <w:tab w:val="clear" w:pos="2098"/>
        <w:tab w:val="left" w:pos="2665"/>
        <w:tab w:val="num" w:pos="3348"/>
      </w:tabs>
      <w:ind w:left="2665"/>
    </w:pPr>
  </w:style>
  <w:style w:type="paragraph" w:styleId="Subtitle">
    <w:name w:val="Subtitle"/>
    <w:basedOn w:val="Normal"/>
    <w:qFormat/>
    <w:rsid w:val="00F6127B"/>
    <w:pPr>
      <w:keepLines/>
      <w:jc w:val="right"/>
      <w:outlineLvl w:val="1"/>
    </w:pPr>
    <w:rPr>
      <w:rFonts w:ascii="Arial" w:hAnsi="Arial"/>
      <w:b/>
      <w:sz w:val="36"/>
    </w:rPr>
  </w:style>
  <w:style w:type="paragraph" w:customStyle="1" w:styleId="Logo">
    <w:name w:val="Logo"/>
    <w:basedOn w:val="Subtitle"/>
    <w:rsid w:val="00F6127B"/>
    <w:pPr>
      <w:spacing w:before="1320"/>
    </w:pPr>
  </w:style>
  <w:style w:type="paragraph" w:customStyle="1" w:styleId="Logo2">
    <w:name w:val="Logo2"/>
    <w:basedOn w:val="Logo"/>
    <w:rsid w:val="00F6127B"/>
    <w:pPr>
      <w:spacing w:before="1800"/>
      <w:ind w:left="3402" w:right="425"/>
    </w:pPr>
  </w:style>
  <w:style w:type="character" w:styleId="PageNumber">
    <w:name w:val="page number"/>
    <w:basedOn w:val="DefaultParagraphFont"/>
    <w:rsid w:val="00F6127B"/>
  </w:style>
  <w:style w:type="paragraph" w:styleId="Title">
    <w:name w:val="Title"/>
    <w:basedOn w:val="Normal"/>
    <w:next w:val="Subtitle"/>
    <w:qFormat/>
    <w:rsid w:val="00F6127B"/>
    <w:pPr>
      <w:keepLines/>
      <w:outlineLvl w:val="0"/>
    </w:pPr>
    <w:rPr>
      <w:rFonts w:ascii="Arial" w:hAnsi="Arial"/>
      <w:b/>
      <w:kern w:val="28"/>
      <w:sz w:val="56"/>
      <w:lang w:val="en-US"/>
    </w:rPr>
  </w:style>
  <w:style w:type="paragraph" w:customStyle="1" w:styleId="SectionHeading">
    <w:name w:val="Section Heading"/>
    <w:basedOn w:val="Title"/>
    <w:next w:val="Subtitle"/>
    <w:rsid w:val="00F6127B"/>
    <w:pPr>
      <w:pageBreakBefore/>
      <w:pBdr>
        <w:top w:val="single" w:sz="36" w:space="6" w:color="auto"/>
        <w:bottom w:val="single" w:sz="36" w:space="6" w:color="auto"/>
      </w:pBdr>
      <w:jc w:val="center"/>
    </w:pPr>
  </w:style>
  <w:style w:type="paragraph" w:customStyle="1" w:styleId="TableHeading">
    <w:name w:val="Table Heading"/>
    <w:basedOn w:val="Normal"/>
    <w:rsid w:val="00F6127B"/>
    <w:pPr>
      <w:keepNext/>
      <w:keepLines/>
      <w:spacing w:before="60" w:after="60"/>
    </w:pPr>
    <w:rPr>
      <w:b/>
    </w:rPr>
  </w:style>
  <w:style w:type="paragraph" w:customStyle="1" w:styleId="TableText">
    <w:name w:val="Table Text"/>
    <w:basedOn w:val="Normal"/>
    <w:rsid w:val="00F6127B"/>
    <w:pPr>
      <w:spacing w:before="60" w:after="60"/>
    </w:pPr>
    <w:rPr>
      <w:sz w:val="22"/>
    </w:rPr>
  </w:style>
  <w:style w:type="paragraph" w:customStyle="1" w:styleId="TextHeading">
    <w:name w:val="Text Heading"/>
    <w:basedOn w:val="Heading2"/>
    <w:next w:val="BodyText"/>
    <w:rsid w:val="00F6127B"/>
    <w:pPr>
      <w:numPr>
        <w:ilvl w:val="0"/>
        <w:numId w:val="0"/>
      </w:numPr>
      <w:pBdr>
        <w:bottom w:val="single" w:sz="4" w:space="1" w:color="auto"/>
      </w:pBdr>
      <w:spacing w:after="120"/>
      <w:ind w:left="567"/>
    </w:pPr>
    <w:rPr>
      <w:b w:val="0"/>
      <w:sz w:val="24"/>
    </w:rPr>
  </w:style>
  <w:style w:type="paragraph" w:styleId="TOC1">
    <w:name w:val="toc 1"/>
    <w:basedOn w:val="Normal"/>
    <w:autoRedefine/>
    <w:uiPriority w:val="39"/>
    <w:rsid w:val="005C423C"/>
    <w:pPr>
      <w:tabs>
        <w:tab w:val="left" w:pos="567"/>
        <w:tab w:val="right" w:leader="dot" w:pos="8959"/>
      </w:tabs>
      <w:spacing w:before="240"/>
      <w:ind w:left="567" w:hanging="567"/>
    </w:pPr>
    <w:rPr>
      <w:rFonts w:ascii="Verdana" w:hAnsi="Verdana" w:cs="Arial"/>
      <w:b/>
      <w:noProof/>
      <w:sz w:val="20"/>
    </w:rPr>
  </w:style>
  <w:style w:type="paragraph" w:styleId="TOC2">
    <w:name w:val="toc 2"/>
    <w:basedOn w:val="TOC1"/>
    <w:autoRedefine/>
    <w:uiPriority w:val="39"/>
    <w:rsid w:val="009C2568"/>
    <w:pPr>
      <w:tabs>
        <w:tab w:val="left" w:pos="1134"/>
      </w:tabs>
      <w:spacing w:before="60"/>
    </w:pPr>
    <w:rPr>
      <w:b w:val="0"/>
    </w:rPr>
  </w:style>
  <w:style w:type="paragraph" w:styleId="TOC3">
    <w:name w:val="toc 3"/>
    <w:basedOn w:val="TOC2"/>
    <w:autoRedefine/>
    <w:uiPriority w:val="39"/>
    <w:rsid w:val="009C2568"/>
    <w:pPr>
      <w:ind w:left="562" w:hanging="562"/>
    </w:pPr>
    <w:rPr>
      <w:bCs/>
      <w:lang w:val="en-US"/>
    </w:rPr>
  </w:style>
  <w:style w:type="paragraph" w:styleId="TOC4">
    <w:name w:val="toc 4"/>
    <w:basedOn w:val="Normal"/>
    <w:next w:val="Normal"/>
    <w:autoRedefine/>
    <w:semiHidden/>
    <w:rsid w:val="00F6127B"/>
    <w:pPr>
      <w:ind w:left="720"/>
    </w:pPr>
  </w:style>
  <w:style w:type="paragraph" w:styleId="TOC5">
    <w:name w:val="toc 5"/>
    <w:basedOn w:val="Normal"/>
    <w:next w:val="Normal"/>
    <w:autoRedefine/>
    <w:semiHidden/>
    <w:rsid w:val="00F6127B"/>
    <w:pPr>
      <w:ind w:left="960"/>
    </w:pPr>
  </w:style>
  <w:style w:type="paragraph" w:styleId="TOC6">
    <w:name w:val="toc 6"/>
    <w:basedOn w:val="Normal"/>
    <w:next w:val="Normal"/>
    <w:autoRedefine/>
    <w:semiHidden/>
    <w:rsid w:val="00F6127B"/>
    <w:pPr>
      <w:ind w:left="1200"/>
    </w:pPr>
  </w:style>
  <w:style w:type="paragraph" w:styleId="TOC7">
    <w:name w:val="toc 7"/>
    <w:basedOn w:val="Normal"/>
    <w:next w:val="Normal"/>
    <w:autoRedefine/>
    <w:semiHidden/>
    <w:rsid w:val="00F6127B"/>
    <w:pPr>
      <w:ind w:left="1440"/>
    </w:pPr>
  </w:style>
  <w:style w:type="paragraph" w:styleId="TOC8">
    <w:name w:val="toc 8"/>
    <w:basedOn w:val="Normal"/>
    <w:next w:val="Normal"/>
    <w:autoRedefine/>
    <w:semiHidden/>
    <w:rsid w:val="00F6127B"/>
    <w:pPr>
      <w:ind w:left="1680"/>
    </w:pPr>
  </w:style>
  <w:style w:type="paragraph" w:styleId="TOC9">
    <w:name w:val="toc 9"/>
    <w:basedOn w:val="Normal"/>
    <w:next w:val="Normal"/>
    <w:autoRedefine/>
    <w:semiHidden/>
    <w:rsid w:val="00F6127B"/>
    <w:pPr>
      <w:ind w:left="1920"/>
    </w:pPr>
  </w:style>
  <w:style w:type="paragraph" w:customStyle="1" w:styleId="Copyright">
    <w:name w:val="Copyright"/>
    <w:rsid w:val="00F6127B"/>
    <w:pPr>
      <w:keepNext/>
      <w:keepLines/>
      <w:jc w:val="both"/>
    </w:pPr>
    <w:rPr>
      <w:rFonts w:ascii="Garamond" w:hAnsi="Garamond"/>
      <w:noProof/>
      <w:lang w:val="en-AU" w:eastAsia="en-US"/>
    </w:rPr>
  </w:style>
  <w:style w:type="paragraph" w:customStyle="1" w:styleId="CopyrightHeader">
    <w:name w:val="Copyright Header"/>
    <w:rsid w:val="00F6127B"/>
    <w:pPr>
      <w:keepNext/>
      <w:keepLines/>
      <w:spacing w:before="1000"/>
    </w:pPr>
    <w:rPr>
      <w:rFonts w:ascii="Garamond" w:hAnsi="Garamond"/>
      <w:b/>
      <w:lang w:val="en-NZ" w:eastAsia="en-US"/>
    </w:rPr>
  </w:style>
  <w:style w:type="paragraph" w:customStyle="1" w:styleId="DocControlHeader">
    <w:name w:val="Doc Control Header"/>
    <w:rsid w:val="00F6127B"/>
    <w:pPr>
      <w:spacing w:after="120"/>
      <w:jc w:val="center"/>
    </w:pPr>
    <w:rPr>
      <w:rFonts w:ascii="Garamond" w:hAnsi="Garamond"/>
      <w:b/>
      <w:sz w:val="24"/>
      <w:lang w:val="en-NZ" w:eastAsia="en-US"/>
    </w:rPr>
  </w:style>
  <w:style w:type="paragraph" w:customStyle="1" w:styleId="DocControlText">
    <w:name w:val="Doc Control Text"/>
    <w:rsid w:val="00F6127B"/>
    <w:pPr>
      <w:jc w:val="center"/>
    </w:pPr>
    <w:rPr>
      <w:rFonts w:ascii="Garamond" w:hAnsi="Garamond"/>
      <w:sz w:val="24"/>
      <w:lang w:val="en-NZ" w:eastAsia="en-US"/>
    </w:rPr>
  </w:style>
  <w:style w:type="paragraph" w:styleId="TableofFigures">
    <w:name w:val="table of figures"/>
    <w:basedOn w:val="Normal"/>
    <w:next w:val="Normal"/>
    <w:semiHidden/>
    <w:rsid w:val="00F6127B"/>
    <w:pPr>
      <w:ind w:left="480" w:hanging="480"/>
    </w:pPr>
  </w:style>
  <w:style w:type="character" w:styleId="LineNumber">
    <w:name w:val="line number"/>
    <w:rsid w:val="00F6127B"/>
    <w:rPr>
      <w:rFonts w:ascii="Arial" w:hAnsi="Arial"/>
      <w:sz w:val="18"/>
    </w:rPr>
  </w:style>
  <w:style w:type="paragraph" w:customStyle="1" w:styleId="Bullet2">
    <w:name w:val="Bullet #2"/>
    <w:basedOn w:val="Normal"/>
    <w:autoRedefine/>
    <w:rsid w:val="00246365"/>
    <w:pPr>
      <w:tabs>
        <w:tab w:val="num" w:pos="2160"/>
      </w:tabs>
      <w:spacing w:after="60"/>
      <w:ind w:left="2160" w:hanging="360"/>
    </w:pPr>
    <w:rPr>
      <w:color w:val="000000"/>
      <w:szCs w:val="24"/>
      <w:lang w:val="en-US"/>
    </w:rPr>
  </w:style>
  <w:style w:type="paragraph" w:customStyle="1" w:styleId="RedBullet1">
    <w:name w:val="Red Bullet #1"/>
    <w:basedOn w:val="Normal"/>
    <w:autoRedefine/>
    <w:rsid w:val="00012C7D"/>
    <w:pPr>
      <w:tabs>
        <w:tab w:val="num" w:pos="1440"/>
      </w:tabs>
      <w:spacing w:after="60"/>
      <w:ind w:left="1440" w:hanging="720"/>
    </w:pPr>
    <w:rPr>
      <w:rFonts w:eastAsia="Batang"/>
      <w:color w:val="FF0000"/>
      <w:szCs w:val="24"/>
      <w:lang w:val="en-US"/>
    </w:rPr>
  </w:style>
  <w:style w:type="paragraph" w:customStyle="1" w:styleId="Bullet1">
    <w:name w:val="Bullet #1"/>
    <w:basedOn w:val="Normal"/>
    <w:rsid w:val="00012C7D"/>
    <w:pPr>
      <w:numPr>
        <w:numId w:val="1"/>
      </w:numPr>
      <w:spacing w:after="60"/>
    </w:pPr>
    <w:rPr>
      <w:color w:val="000000"/>
      <w:szCs w:val="24"/>
      <w:lang w:val="en-US"/>
    </w:rPr>
  </w:style>
  <w:style w:type="paragraph" w:customStyle="1" w:styleId="SubHeading">
    <w:name w:val="Sub Heading"/>
    <w:basedOn w:val="Normal"/>
    <w:rsid w:val="00145C12"/>
    <w:pPr>
      <w:spacing w:before="240" w:after="240"/>
    </w:pPr>
    <w:rPr>
      <w:rFonts w:eastAsia="Times"/>
      <w:b/>
      <w:bCs/>
      <w:smallCaps/>
      <w:color w:val="01756A"/>
      <w:sz w:val="28"/>
      <w:szCs w:val="24"/>
      <w:lang w:val="en-US"/>
    </w:rPr>
  </w:style>
  <w:style w:type="character" w:customStyle="1" w:styleId="StyleRed">
    <w:name w:val="Style Red"/>
    <w:rsid w:val="00810180"/>
    <w:rPr>
      <w:color w:val="FF0000"/>
    </w:rPr>
  </w:style>
  <w:style w:type="paragraph" w:styleId="FootnoteText">
    <w:name w:val="footnote text"/>
    <w:basedOn w:val="Normal"/>
    <w:link w:val="FootnoteTextChar"/>
    <w:uiPriority w:val="99"/>
    <w:rsid w:val="000F4925"/>
    <w:rPr>
      <w:rFonts w:ascii="Arial" w:hAnsi="Arial"/>
      <w:sz w:val="20"/>
      <w:lang w:val="en-US"/>
    </w:rPr>
  </w:style>
  <w:style w:type="character" w:styleId="FootnoteReference">
    <w:name w:val="footnote reference"/>
    <w:uiPriority w:val="99"/>
    <w:rsid w:val="000F4925"/>
    <w:rPr>
      <w:vertAlign w:val="superscript"/>
    </w:rPr>
  </w:style>
  <w:style w:type="paragraph" w:styleId="CommentText">
    <w:name w:val="annotation text"/>
    <w:basedOn w:val="Normal"/>
    <w:link w:val="CommentTextChar"/>
    <w:semiHidden/>
    <w:rsid w:val="003918E9"/>
    <w:pPr>
      <w:spacing w:after="120"/>
    </w:pPr>
    <w:rPr>
      <w:rFonts w:eastAsia="Times"/>
      <w:color w:val="000000"/>
      <w:sz w:val="20"/>
      <w:lang w:val="en-GB"/>
    </w:rPr>
  </w:style>
  <w:style w:type="character" w:styleId="CommentReference">
    <w:name w:val="annotation reference"/>
    <w:semiHidden/>
    <w:rsid w:val="003918E9"/>
    <w:rPr>
      <w:sz w:val="16"/>
      <w:szCs w:val="16"/>
    </w:rPr>
  </w:style>
  <w:style w:type="paragraph" w:styleId="BalloonText">
    <w:name w:val="Balloon Text"/>
    <w:basedOn w:val="Normal"/>
    <w:semiHidden/>
    <w:rsid w:val="003918E9"/>
    <w:rPr>
      <w:rFonts w:ascii="Tahoma" w:hAnsi="Tahoma" w:cs="Tahoma"/>
      <w:sz w:val="16"/>
      <w:szCs w:val="16"/>
    </w:rPr>
  </w:style>
  <w:style w:type="paragraph" w:customStyle="1" w:styleId="Style1">
    <w:name w:val="Style1"/>
    <w:basedOn w:val="Heading1"/>
    <w:rsid w:val="008F7E2C"/>
    <w:pPr>
      <w:pageBreakBefore w:val="0"/>
      <w:numPr>
        <w:numId w:val="0"/>
      </w:numPr>
      <w:shd w:val="clear" w:color="auto" w:fill="auto"/>
      <w:spacing w:before="240" w:after="60"/>
    </w:pPr>
    <w:rPr>
      <w:rFonts w:eastAsia="SimSun" w:cs="Arial"/>
      <w:bCs/>
      <w:kern w:val="32"/>
      <w:sz w:val="28"/>
      <w:szCs w:val="32"/>
      <w:lang w:val="en-GB" w:eastAsia="zh-CN"/>
    </w:rPr>
  </w:style>
  <w:style w:type="paragraph" w:customStyle="1" w:styleId="Style2">
    <w:name w:val="Style2"/>
    <w:basedOn w:val="Heading2"/>
    <w:autoRedefine/>
    <w:rsid w:val="008F7E2C"/>
    <w:pPr>
      <w:keepLines w:val="0"/>
      <w:numPr>
        <w:numId w:val="2"/>
      </w:numPr>
      <w:spacing w:before="240" w:after="60"/>
    </w:pPr>
    <w:rPr>
      <w:rFonts w:eastAsia="SimSun" w:cs="Arial"/>
      <w:bCs/>
      <w:i/>
      <w:iCs/>
      <w:kern w:val="0"/>
      <w:sz w:val="24"/>
      <w:szCs w:val="24"/>
      <w:lang w:val="en-GB" w:eastAsia="zh-CN"/>
    </w:rPr>
  </w:style>
  <w:style w:type="paragraph" w:customStyle="1" w:styleId="Style3">
    <w:name w:val="Style3"/>
    <w:basedOn w:val="Heading3"/>
    <w:autoRedefine/>
    <w:rsid w:val="008F7E2C"/>
    <w:pPr>
      <w:keepLines w:val="0"/>
      <w:numPr>
        <w:ilvl w:val="0"/>
        <w:numId w:val="0"/>
      </w:numPr>
      <w:spacing w:before="240" w:after="60"/>
    </w:pPr>
    <w:rPr>
      <w:rFonts w:eastAsia="SimSun" w:cs="Arial"/>
      <w:bCs/>
      <w:i/>
      <w:kern w:val="0"/>
      <w:sz w:val="22"/>
      <w:szCs w:val="22"/>
      <w:lang w:val="en-GB" w:eastAsia="zh-CN"/>
    </w:rPr>
  </w:style>
  <w:style w:type="paragraph" w:customStyle="1" w:styleId="td">
    <w:name w:val="td"/>
    <w:basedOn w:val="Normal"/>
    <w:rsid w:val="008F7E2C"/>
    <w:pPr>
      <w:spacing w:before="100" w:beforeAutospacing="1" w:after="100" w:afterAutospacing="1" w:line="180" w:lineRule="atLeast"/>
      <w:jc w:val="both"/>
    </w:pPr>
    <w:rPr>
      <w:rFonts w:ascii="Verdana" w:hAnsi="Verdana"/>
      <w:color w:val="666666"/>
      <w:sz w:val="13"/>
      <w:szCs w:val="13"/>
      <w:lang w:val="en-US"/>
    </w:rPr>
  </w:style>
  <w:style w:type="character" w:styleId="Strong">
    <w:name w:val="Strong"/>
    <w:qFormat/>
    <w:rsid w:val="008F7E2C"/>
    <w:rPr>
      <w:b/>
      <w:bCs/>
    </w:rPr>
  </w:style>
  <w:style w:type="character" w:customStyle="1" w:styleId="text1">
    <w:name w:val="text1"/>
    <w:rsid w:val="008F7E2C"/>
    <w:rPr>
      <w:rFonts w:ascii="Verdana" w:hAnsi="Verdana" w:cs="Verdana"/>
      <w:sz w:val="16"/>
      <w:szCs w:val="16"/>
    </w:rPr>
  </w:style>
  <w:style w:type="paragraph" w:customStyle="1" w:styleId="PMheader">
    <w:name w:val="PMheader"/>
    <w:basedOn w:val="Normal"/>
    <w:rsid w:val="008F7E2C"/>
    <w:pPr>
      <w:tabs>
        <w:tab w:val="left" w:leader="dot" w:pos="6840"/>
      </w:tabs>
      <w:ind w:right="1440"/>
    </w:pPr>
    <w:rPr>
      <w:rFonts w:ascii="Helvetica" w:eastAsia="MS Mincho" w:hAnsi="Helvetica"/>
      <w:sz w:val="18"/>
      <w:szCs w:val="18"/>
      <w:lang w:val="en-GB"/>
    </w:rPr>
  </w:style>
  <w:style w:type="character" w:styleId="HTMLTypewriter">
    <w:name w:val="HTML Typewriter"/>
    <w:rsid w:val="008F7E2C"/>
    <w:rPr>
      <w:sz w:val="20"/>
      <w:szCs w:val="20"/>
    </w:rPr>
  </w:style>
  <w:style w:type="paragraph" w:customStyle="1" w:styleId="Default">
    <w:name w:val="Default"/>
    <w:rsid w:val="008F7E2C"/>
    <w:pPr>
      <w:autoSpaceDE w:val="0"/>
      <w:autoSpaceDN w:val="0"/>
      <w:adjustRightInd w:val="0"/>
    </w:pPr>
    <w:rPr>
      <w:lang w:val="en-US" w:eastAsia="en-US"/>
    </w:rPr>
  </w:style>
  <w:style w:type="paragraph" w:customStyle="1" w:styleId="body">
    <w:name w:val="body"/>
    <w:basedOn w:val="Default"/>
    <w:next w:val="Default"/>
    <w:rsid w:val="008F7E2C"/>
    <w:pPr>
      <w:spacing w:after="140"/>
    </w:pPr>
    <w:rPr>
      <w:sz w:val="24"/>
      <w:szCs w:val="24"/>
    </w:rPr>
  </w:style>
  <w:style w:type="paragraph" w:customStyle="1" w:styleId="BodyText1">
    <w:name w:val="Body Text 1"/>
    <w:basedOn w:val="BlockText"/>
    <w:rsid w:val="008F7E2C"/>
    <w:pPr>
      <w:widowControl w:val="0"/>
      <w:numPr>
        <w:numId w:val="3"/>
      </w:numPr>
      <w:spacing w:before="60" w:after="60"/>
      <w:ind w:right="0"/>
    </w:pPr>
    <w:rPr>
      <w:rFonts w:ascii="Tahoma" w:eastAsia="MS Mincho" w:hAnsi="Tahoma"/>
      <w:sz w:val="20"/>
      <w:lang w:val="en-US"/>
    </w:rPr>
  </w:style>
  <w:style w:type="paragraph" w:customStyle="1" w:styleId="xl45">
    <w:name w:val="xl45"/>
    <w:basedOn w:val="Normal"/>
    <w:rsid w:val="008F7E2C"/>
    <w:pPr>
      <w:spacing w:before="100" w:beforeAutospacing="1" w:after="100" w:afterAutospacing="1"/>
    </w:pPr>
    <w:rPr>
      <w:rFonts w:ascii="Tahoma" w:eastAsia="Arial Unicode MS" w:hAnsi="Tahoma" w:cs="Tahoma"/>
      <w:szCs w:val="24"/>
      <w:lang w:val="en-US"/>
    </w:rPr>
  </w:style>
  <w:style w:type="paragraph" w:customStyle="1" w:styleId="PMstyle">
    <w:name w:val="PMstyle"/>
    <w:rsid w:val="008F7E2C"/>
    <w:rPr>
      <w:rFonts w:ascii="Helvetica" w:hAnsi="Helvetica"/>
      <w:sz w:val="22"/>
      <w:szCs w:val="22"/>
      <w:lang w:val="en-US" w:eastAsia="en-US"/>
    </w:rPr>
  </w:style>
  <w:style w:type="paragraph" w:customStyle="1" w:styleId="GenericHeading">
    <w:name w:val="Generic Heading"/>
    <w:basedOn w:val="Normal"/>
    <w:next w:val="Normal"/>
    <w:rsid w:val="008F7E2C"/>
    <w:pPr>
      <w:keepNext/>
      <w:keepLines/>
      <w:pBdr>
        <w:top w:val="single" w:sz="48" w:space="1" w:color="FFFFFF"/>
        <w:left w:val="single" w:sz="6" w:space="4" w:color="FFFFFF"/>
        <w:bottom w:val="single" w:sz="6" w:space="1" w:color="FFFFFF"/>
      </w:pBdr>
      <w:shd w:val="solid" w:color="auto" w:fill="auto"/>
      <w:spacing w:before="240" w:after="360"/>
      <w:ind w:left="85"/>
      <w:outlineLvl w:val="0"/>
    </w:pPr>
    <w:rPr>
      <w:rFonts w:ascii="Arial Black" w:hAnsi="Arial Black"/>
      <w:kern w:val="20"/>
      <w:position w:val="8"/>
      <w:sz w:val="28"/>
      <w:lang w:val="en-ZA"/>
    </w:rPr>
  </w:style>
  <w:style w:type="paragraph" w:customStyle="1" w:styleId="BodyText1-Bullet">
    <w:name w:val="Body  Text 1 - Bullet"/>
    <w:basedOn w:val="Normal"/>
    <w:rsid w:val="008F7E2C"/>
    <w:pPr>
      <w:widowControl w:val="0"/>
      <w:numPr>
        <w:numId w:val="4"/>
      </w:numPr>
      <w:spacing w:before="60"/>
      <w:outlineLvl w:val="2"/>
    </w:pPr>
    <w:rPr>
      <w:rFonts w:ascii="Tahoma" w:eastAsia="MS Mincho" w:hAnsi="Tahoma"/>
      <w:sz w:val="20"/>
      <w:lang w:val="en-US"/>
    </w:rPr>
  </w:style>
  <w:style w:type="paragraph" w:customStyle="1" w:styleId="Appendix">
    <w:name w:val="Appendix"/>
    <w:basedOn w:val="Heading1"/>
    <w:rsid w:val="008F7E2C"/>
    <w:pPr>
      <w:keepNext w:val="0"/>
      <w:pageBreakBefore w:val="0"/>
      <w:numPr>
        <w:numId w:val="5"/>
      </w:numPr>
      <w:shd w:val="clear" w:color="auto" w:fill="auto"/>
      <w:spacing w:before="240" w:after="240"/>
    </w:pPr>
    <w:rPr>
      <w:rFonts w:eastAsia="MS Mincho" w:cs="Arial"/>
      <w:b w:val="0"/>
      <w:bCs/>
      <w:caps/>
      <w:color w:val="000000"/>
      <w:sz w:val="24"/>
      <w:lang w:val="en-US"/>
    </w:rPr>
  </w:style>
  <w:style w:type="table" w:styleId="TableGrid">
    <w:name w:val="Table Grid"/>
    <w:basedOn w:val="TableNormal"/>
    <w:rsid w:val="008F7E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2Bold">
    <w:name w:val="Body Text 2 Bold"/>
    <w:basedOn w:val="BodyText2"/>
    <w:rsid w:val="008F7E2C"/>
    <w:pPr>
      <w:widowControl w:val="0"/>
      <w:spacing w:before="60" w:after="0" w:line="240" w:lineRule="auto"/>
      <w:ind w:left="0"/>
      <w:outlineLvl w:val="2"/>
    </w:pPr>
    <w:rPr>
      <w:rFonts w:ascii="Tahoma" w:eastAsia="MS Mincho" w:hAnsi="Tahoma"/>
      <w:b/>
      <w:sz w:val="20"/>
      <w:lang w:val="en-US"/>
    </w:rPr>
  </w:style>
  <w:style w:type="paragraph" w:customStyle="1" w:styleId="BodyText30">
    <w:name w:val="Body Text3"/>
    <w:basedOn w:val="Normal"/>
    <w:rsid w:val="008F7E2C"/>
    <w:pPr>
      <w:widowControl w:val="0"/>
      <w:ind w:left="397"/>
      <w:outlineLvl w:val="2"/>
    </w:pPr>
    <w:rPr>
      <w:rFonts w:ascii="Tahoma" w:eastAsia="MS Mincho" w:hAnsi="Tahoma"/>
      <w:sz w:val="20"/>
      <w:lang w:val="en-US"/>
    </w:rPr>
  </w:style>
  <w:style w:type="paragraph" w:customStyle="1" w:styleId="Bullet10">
    <w:name w:val="Bullet 1"/>
    <w:rsid w:val="008F7E2C"/>
    <w:pPr>
      <w:snapToGrid w:val="0"/>
      <w:spacing w:before="180" w:line="280" w:lineRule="exact"/>
      <w:jc w:val="both"/>
    </w:pPr>
    <w:rPr>
      <w:rFonts w:ascii="Frutiger 55" w:hAnsi="Frutiger 55"/>
      <w:iCs/>
      <w:color w:val="000000"/>
      <w:sz w:val="18"/>
      <w:lang w:val="en-US" w:eastAsia="en-US"/>
    </w:rPr>
  </w:style>
  <w:style w:type="paragraph" w:styleId="NormalWeb">
    <w:name w:val="Normal (Web)"/>
    <w:basedOn w:val="Normal"/>
    <w:uiPriority w:val="99"/>
    <w:rsid w:val="008F7E2C"/>
    <w:pPr>
      <w:spacing w:before="100" w:beforeAutospacing="1" w:after="100" w:afterAutospacing="1"/>
    </w:pPr>
    <w:rPr>
      <w:rFonts w:ascii="Arial Unicode MS" w:eastAsia="Arial Unicode MS" w:hAnsi="Arial Unicode MS" w:cs="Arial Unicode MS"/>
      <w:szCs w:val="24"/>
      <w:lang w:val="en-US"/>
    </w:rPr>
  </w:style>
  <w:style w:type="paragraph" w:customStyle="1" w:styleId="Char">
    <w:name w:val="Char"/>
    <w:basedOn w:val="Normal"/>
    <w:rsid w:val="008F7E2C"/>
    <w:pPr>
      <w:spacing w:after="160" w:line="240" w:lineRule="exact"/>
    </w:pPr>
    <w:rPr>
      <w:rFonts w:ascii="Tahoma" w:hAnsi="Tahoma"/>
      <w:sz w:val="20"/>
      <w:lang w:val="en-US"/>
    </w:rPr>
  </w:style>
  <w:style w:type="paragraph" w:customStyle="1" w:styleId="Bodytexttitlepage">
    <w:name w:val="Body text title page"/>
    <w:basedOn w:val="Normal"/>
    <w:rsid w:val="009F586D"/>
    <w:pPr>
      <w:widowControl w:val="0"/>
      <w:spacing w:after="60"/>
      <w:jc w:val="right"/>
    </w:pPr>
    <w:rPr>
      <w:rFonts w:ascii="Arial" w:hAnsi="Arial" w:cs="Tahoma"/>
      <w:sz w:val="18"/>
    </w:rPr>
  </w:style>
  <w:style w:type="character" w:styleId="FollowedHyperlink">
    <w:name w:val="FollowedHyperlink"/>
    <w:rsid w:val="00500C0A"/>
    <w:rPr>
      <w:color w:val="800080"/>
      <w:u w:val="single"/>
    </w:rPr>
  </w:style>
  <w:style w:type="paragraph" w:styleId="Index1">
    <w:name w:val="index 1"/>
    <w:basedOn w:val="Normal"/>
    <w:next w:val="Normal"/>
    <w:autoRedefine/>
    <w:semiHidden/>
    <w:rsid w:val="007112B7"/>
    <w:pPr>
      <w:tabs>
        <w:tab w:val="num" w:pos="360"/>
        <w:tab w:val="left" w:pos="480"/>
        <w:tab w:val="right" w:leader="dot" w:pos="8361"/>
      </w:tabs>
      <w:spacing w:after="120"/>
      <w:ind w:left="540" w:hanging="360"/>
    </w:pPr>
    <w:rPr>
      <w:rFonts w:cs="Arial"/>
      <w:b/>
      <w:sz w:val="22"/>
      <w:szCs w:val="22"/>
      <w:lang w:val="en-GB"/>
    </w:rPr>
  </w:style>
  <w:style w:type="character" w:customStyle="1" w:styleId="ccmtdefault">
    <w:name w:val="ccmtdefault"/>
    <w:basedOn w:val="DefaultParagraphFont"/>
    <w:rsid w:val="00294404"/>
  </w:style>
  <w:style w:type="character" w:customStyle="1" w:styleId="content6">
    <w:name w:val="content6"/>
    <w:rsid w:val="005C4657"/>
    <w:rPr>
      <w:b w:val="0"/>
      <w:bCs w:val="0"/>
      <w:strike w:val="0"/>
      <w:dstrike w:val="0"/>
      <w:color w:val="000000"/>
      <w:u w:val="none"/>
      <w:effect w:val="none"/>
    </w:rPr>
  </w:style>
  <w:style w:type="paragraph" w:customStyle="1" w:styleId="psubhead1cmt">
    <w:name w:val="psubhead1cmt"/>
    <w:basedOn w:val="Normal"/>
    <w:rsid w:val="00002E16"/>
    <w:pPr>
      <w:spacing w:before="100" w:beforeAutospacing="1" w:after="100" w:afterAutospacing="1"/>
    </w:pPr>
    <w:rPr>
      <w:rFonts w:eastAsia="MS Mincho"/>
      <w:szCs w:val="24"/>
      <w:lang w:val="en-US" w:eastAsia="ja-JP"/>
    </w:rPr>
  </w:style>
  <w:style w:type="paragraph" w:customStyle="1" w:styleId="pfigurecaptioncmt">
    <w:name w:val="pfigurecaptioncmt"/>
    <w:basedOn w:val="Normal"/>
    <w:rsid w:val="00002E16"/>
    <w:pPr>
      <w:spacing w:before="100" w:beforeAutospacing="1" w:after="100" w:afterAutospacing="1"/>
    </w:pPr>
    <w:rPr>
      <w:rFonts w:eastAsia="MS Mincho"/>
      <w:szCs w:val="24"/>
      <w:lang w:val="en-US" w:eastAsia="ja-JP"/>
    </w:rPr>
  </w:style>
  <w:style w:type="paragraph" w:customStyle="1" w:styleId="pbulletcmt">
    <w:name w:val="pbulletcmt"/>
    <w:basedOn w:val="Normal"/>
    <w:rsid w:val="00002E16"/>
    <w:pPr>
      <w:spacing w:before="100" w:beforeAutospacing="1" w:after="100" w:afterAutospacing="1"/>
    </w:pPr>
    <w:rPr>
      <w:rFonts w:eastAsia="MS Mincho"/>
      <w:szCs w:val="24"/>
      <w:lang w:val="en-US" w:eastAsia="ja-JP"/>
    </w:rPr>
  </w:style>
  <w:style w:type="paragraph" w:customStyle="1" w:styleId="pbullet2cmt">
    <w:name w:val="pbullet2cmt"/>
    <w:basedOn w:val="Normal"/>
    <w:rsid w:val="00002E16"/>
    <w:pPr>
      <w:spacing w:before="100" w:beforeAutospacing="1" w:after="100" w:afterAutospacing="1"/>
    </w:pPr>
    <w:rPr>
      <w:rFonts w:eastAsia="MS Mincho"/>
      <w:szCs w:val="24"/>
      <w:lang w:val="en-US" w:eastAsia="ja-JP"/>
    </w:rPr>
  </w:style>
  <w:style w:type="paragraph" w:styleId="ListParagraph">
    <w:name w:val="List Paragraph"/>
    <w:basedOn w:val="Normal"/>
    <w:uiPriority w:val="34"/>
    <w:qFormat/>
    <w:rsid w:val="00F5622E"/>
    <w:pPr>
      <w:ind w:left="720"/>
      <w:contextualSpacing/>
    </w:pPr>
  </w:style>
  <w:style w:type="table" w:styleId="TableList4">
    <w:name w:val="Table List 4"/>
    <w:basedOn w:val="TableNormal"/>
    <w:rsid w:val="00F127F3"/>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aBullet1">
    <w:name w:val="a Bullet 1"/>
    <w:autoRedefine/>
    <w:rsid w:val="00DA43FB"/>
    <w:pPr>
      <w:keepLines/>
      <w:numPr>
        <w:numId w:val="7"/>
      </w:numPr>
      <w:tabs>
        <w:tab w:val="clear" w:pos="360"/>
        <w:tab w:val="left" w:pos="1800"/>
      </w:tabs>
      <w:spacing w:before="60" w:after="180" w:line="264" w:lineRule="auto"/>
      <w:ind w:left="1800"/>
    </w:pPr>
    <w:rPr>
      <w:rFonts w:ascii="Arial" w:hAnsi="Arial"/>
      <w:sz w:val="22"/>
      <w:lang w:val="en-US" w:eastAsia="en-US"/>
    </w:rPr>
  </w:style>
  <w:style w:type="paragraph" w:customStyle="1" w:styleId="TableTitle">
    <w:name w:val="Table Title"/>
    <w:basedOn w:val="Normal"/>
    <w:rsid w:val="00DA43FB"/>
    <w:pPr>
      <w:keepNext/>
      <w:keepLines/>
      <w:tabs>
        <w:tab w:val="num" w:pos="1440"/>
      </w:tabs>
      <w:spacing w:before="240" w:after="120" w:line="264" w:lineRule="auto"/>
      <w:ind w:left="1440"/>
    </w:pPr>
    <w:rPr>
      <w:rFonts w:ascii="Arial" w:hAnsi="Arial"/>
      <w:sz w:val="22"/>
      <w:lang w:val="en-US"/>
    </w:rPr>
  </w:style>
  <w:style w:type="paragraph" w:customStyle="1" w:styleId="TableHead">
    <w:name w:val="Table Head"/>
    <w:basedOn w:val="Normal"/>
    <w:rsid w:val="00DA43FB"/>
    <w:rPr>
      <w:rFonts w:ascii="Arial" w:hAnsi="Arial"/>
      <w:b/>
      <w:sz w:val="20"/>
      <w:lang w:val="en-US"/>
    </w:rPr>
  </w:style>
  <w:style w:type="paragraph" w:customStyle="1" w:styleId="QuickA">
    <w:name w:val="Quick A."/>
    <w:basedOn w:val="Normal"/>
    <w:rsid w:val="00DA43FB"/>
    <w:pPr>
      <w:widowControl w:val="0"/>
      <w:numPr>
        <w:numId w:val="8"/>
      </w:numPr>
      <w:spacing w:before="120" w:after="120" w:line="360" w:lineRule="auto"/>
      <w:ind w:left="1440" w:hanging="720"/>
    </w:pPr>
    <w:rPr>
      <w:snapToGrid w:val="0"/>
      <w:lang w:val="en-US"/>
    </w:rPr>
  </w:style>
  <w:style w:type="paragraph" w:customStyle="1" w:styleId="StyletableheadingAvenir65">
    <w:name w:val="Style tableheading + Avenir 65"/>
    <w:basedOn w:val="Normal"/>
    <w:autoRedefine/>
    <w:rsid w:val="00036817"/>
    <w:pPr>
      <w:spacing w:before="120" w:after="120" w:line="264" w:lineRule="auto"/>
      <w:jc w:val="both"/>
    </w:pPr>
    <w:rPr>
      <w:rFonts w:ascii="Verdana" w:hAnsi="Verdana"/>
      <w:b/>
      <w:bCs/>
      <w:noProof/>
      <w:sz w:val="20"/>
      <w:lang w:val="en-US"/>
    </w:rPr>
  </w:style>
  <w:style w:type="paragraph" w:customStyle="1" w:styleId="StyleTableTextAvenir65">
    <w:name w:val="Style Table Text + Avenir 65"/>
    <w:basedOn w:val="TableText"/>
    <w:autoRedefine/>
    <w:rsid w:val="0008736D"/>
    <w:pPr>
      <w:spacing w:before="120" w:after="120"/>
    </w:pPr>
    <w:rPr>
      <w:rFonts w:ascii="Arial" w:hAnsi="Arial"/>
      <w:sz w:val="20"/>
      <w:lang w:val="en-US"/>
    </w:rPr>
  </w:style>
  <w:style w:type="paragraph" w:customStyle="1" w:styleId="StyleTableTitleAvenir65">
    <w:name w:val="Style Table Title + Avenir 65"/>
    <w:basedOn w:val="Normal"/>
    <w:autoRedefine/>
    <w:rsid w:val="00DA43FB"/>
    <w:pPr>
      <w:keepNext/>
      <w:keepLines/>
      <w:tabs>
        <w:tab w:val="num" w:pos="1440"/>
      </w:tabs>
      <w:spacing w:before="240" w:after="120" w:line="264" w:lineRule="auto"/>
      <w:jc w:val="center"/>
    </w:pPr>
    <w:rPr>
      <w:rFonts w:ascii="Verdana" w:hAnsi="Verdana"/>
      <w:b/>
      <w:sz w:val="22"/>
      <w:lang w:val="en-US"/>
    </w:rPr>
  </w:style>
  <w:style w:type="paragraph" w:customStyle="1" w:styleId="StyleTableHeadAvenir65">
    <w:name w:val="Style Table Head + Avenir 65"/>
    <w:basedOn w:val="TableHead"/>
    <w:autoRedefine/>
    <w:rsid w:val="00DA43FB"/>
    <w:pPr>
      <w:jc w:val="center"/>
    </w:pPr>
    <w:rPr>
      <w:rFonts w:ascii="Verdana" w:hAnsi="Verdana"/>
      <w:bCs/>
    </w:rPr>
  </w:style>
  <w:style w:type="paragraph" w:customStyle="1" w:styleId="Section">
    <w:name w:val="Section"/>
    <w:basedOn w:val="Normal"/>
    <w:rsid w:val="00EA081E"/>
    <w:pPr>
      <w:spacing w:before="240" w:after="240" w:line="360" w:lineRule="auto"/>
      <w:jc w:val="both"/>
    </w:pPr>
    <w:rPr>
      <w:rFonts w:ascii="Verdana" w:hAnsi="Verdana"/>
      <w:b/>
      <w:color w:val="800000"/>
      <w:sz w:val="20"/>
      <w:szCs w:val="24"/>
      <w:lang w:val="en-US"/>
    </w:rPr>
  </w:style>
  <w:style w:type="paragraph" w:customStyle="1" w:styleId="Category">
    <w:name w:val="Category"/>
    <w:basedOn w:val="Normal"/>
    <w:rsid w:val="00EA081E"/>
    <w:pPr>
      <w:spacing w:before="240" w:after="240" w:line="360" w:lineRule="auto"/>
      <w:jc w:val="both"/>
    </w:pPr>
    <w:rPr>
      <w:rFonts w:ascii="Verdana" w:hAnsi="Verdana"/>
      <w:b/>
      <w:szCs w:val="24"/>
      <w:lang w:val="en-US"/>
    </w:rPr>
  </w:style>
  <w:style w:type="paragraph" w:customStyle="1" w:styleId="PolicySection">
    <w:name w:val="Policy Section"/>
    <w:basedOn w:val="Section"/>
    <w:rsid w:val="00EA081E"/>
    <w:pPr>
      <w:spacing w:before="120" w:after="180"/>
    </w:pPr>
    <w:rPr>
      <w:color w:val="auto"/>
    </w:rPr>
  </w:style>
  <w:style w:type="paragraph" w:customStyle="1" w:styleId="Standards">
    <w:name w:val="Standards"/>
    <w:basedOn w:val="Section"/>
    <w:rsid w:val="00EA081E"/>
    <w:rPr>
      <w:color w:val="0000FF"/>
    </w:rPr>
  </w:style>
  <w:style w:type="paragraph" w:customStyle="1" w:styleId="Tablespaced">
    <w:name w:val="Table spaced"/>
    <w:basedOn w:val="Normal"/>
    <w:rsid w:val="000D2C00"/>
    <w:pPr>
      <w:tabs>
        <w:tab w:val="left" w:pos="2410"/>
      </w:tabs>
    </w:pPr>
    <w:rPr>
      <w:lang w:val="en-GB"/>
    </w:rPr>
  </w:style>
  <w:style w:type="paragraph" w:customStyle="1" w:styleId="Tablespacedleft">
    <w:name w:val="Table spaced left"/>
    <w:basedOn w:val="Tablespaced"/>
    <w:rsid w:val="000D2C00"/>
    <w:pPr>
      <w:spacing w:after="120"/>
    </w:pPr>
    <w:rPr>
      <w:rFonts w:ascii="Arial" w:hAnsi="Arial"/>
      <w:b/>
      <w:sz w:val="20"/>
    </w:rPr>
  </w:style>
  <w:style w:type="paragraph" w:customStyle="1" w:styleId="Overview">
    <w:name w:val="Overview"/>
    <w:basedOn w:val="Normal"/>
    <w:rsid w:val="000D2C00"/>
    <w:pPr>
      <w:keepNext/>
      <w:spacing w:before="24"/>
      <w:ind w:left="2070"/>
    </w:pPr>
    <w:rPr>
      <w:b/>
      <w:lang w:val="en-GB"/>
    </w:rPr>
  </w:style>
  <w:style w:type="paragraph" w:styleId="TOCHeading">
    <w:name w:val="TOC Heading"/>
    <w:basedOn w:val="Heading1"/>
    <w:next w:val="Normal"/>
    <w:uiPriority w:val="39"/>
    <w:unhideWhenUsed/>
    <w:qFormat/>
    <w:rsid w:val="000C3A00"/>
    <w:pPr>
      <w:keepLines/>
      <w:pageBreakBefore w:val="0"/>
      <w:numPr>
        <w:numId w:val="0"/>
      </w:numPr>
      <w:shd w:val="clear" w:color="auto" w:fill="auto"/>
      <w:spacing w:before="480" w:line="276" w:lineRule="auto"/>
      <w:outlineLvl w:val="9"/>
    </w:pPr>
    <w:rPr>
      <w:rFonts w:ascii="Cambria" w:hAnsi="Cambria"/>
      <w:bCs/>
      <w:color w:val="365F91"/>
      <w:kern w:val="0"/>
      <w:sz w:val="28"/>
      <w:szCs w:val="28"/>
      <w:lang w:val="en-US"/>
    </w:rPr>
  </w:style>
  <w:style w:type="paragraph" w:customStyle="1" w:styleId="Covertext">
    <w:name w:val="Cover text"/>
    <w:basedOn w:val="Normal"/>
    <w:semiHidden/>
    <w:rsid w:val="0063767F"/>
    <w:pPr>
      <w:ind w:left="340"/>
    </w:pPr>
    <w:rPr>
      <w:rFonts w:ascii="Arial" w:hAnsi="Arial"/>
      <w:color w:val="FFFFFF"/>
      <w:sz w:val="20"/>
      <w:lang w:val="en-GB"/>
    </w:rPr>
  </w:style>
  <w:style w:type="paragraph" w:customStyle="1" w:styleId="Documentstyle">
    <w:name w:val="Document style"/>
    <w:basedOn w:val="Normal"/>
    <w:semiHidden/>
    <w:rsid w:val="0063767F"/>
    <w:pPr>
      <w:framePr w:hSpace="181" w:wrap="around" w:hAnchor="text" w:yAlign="bottom"/>
      <w:ind w:left="340"/>
      <w:suppressOverlap/>
    </w:pPr>
    <w:rPr>
      <w:rFonts w:ascii="Arial" w:hAnsi="Arial"/>
      <w:color w:val="FFFFFF"/>
      <w:sz w:val="66"/>
      <w:lang w:val="en-GB"/>
    </w:rPr>
  </w:style>
  <w:style w:type="paragraph" w:customStyle="1" w:styleId="Clientnamecover">
    <w:name w:val="Client name cover"/>
    <w:basedOn w:val="Normal"/>
    <w:semiHidden/>
    <w:rsid w:val="0063767F"/>
    <w:pPr>
      <w:spacing w:before="240" w:line="240" w:lineRule="atLeast"/>
      <w:ind w:left="340"/>
    </w:pPr>
    <w:rPr>
      <w:rFonts w:ascii="Arial" w:hAnsi="Arial"/>
      <w:color w:val="FFFFFF"/>
      <w:sz w:val="30"/>
      <w:lang w:val="en-GB"/>
    </w:rPr>
  </w:style>
  <w:style w:type="paragraph" w:customStyle="1" w:styleId="Companyname">
    <w:name w:val="Company name"/>
    <w:basedOn w:val="Normal"/>
    <w:next w:val="Covertext"/>
    <w:semiHidden/>
    <w:rsid w:val="0063767F"/>
    <w:pPr>
      <w:spacing w:before="440" w:line="240" w:lineRule="atLeast"/>
      <w:ind w:left="340"/>
    </w:pPr>
    <w:rPr>
      <w:rFonts w:ascii="Arial" w:hAnsi="Arial"/>
      <w:color w:val="FFFFFF"/>
      <w:sz w:val="30"/>
      <w:lang w:val="en-GB"/>
    </w:rPr>
  </w:style>
  <w:style w:type="paragraph" w:customStyle="1" w:styleId="P1Docref">
    <w:name w:val="P1 Doc ref"/>
    <w:basedOn w:val="Covertext"/>
    <w:semiHidden/>
    <w:rsid w:val="0063767F"/>
  </w:style>
  <w:style w:type="paragraph" w:customStyle="1" w:styleId="P1Versionno">
    <w:name w:val="P1 Version no"/>
    <w:basedOn w:val="Covertext"/>
    <w:semiHidden/>
    <w:rsid w:val="0063767F"/>
  </w:style>
  <w:style w:type="paragraph" w:customStyle="1" w:styleId="ABCNormal">
    <w:name w:val="ABC Normal"/>
    <w:basedOn w:val="Normal"/>
    <w:rsid w:val="0063767F"/>
    <w:pPr>
      <w:spacing w:after="140"/>
    </w:pPr>
    <w:rPr>
      <w:rFonts w:ascii="Arial" w:hAnsi="Arial"/>
      <w:sz w:val="20"/>
      <w:lang w:val="en-GB" w:eastAsia="en-GB"/>
    </w:rPr>
  </w:style>
  <w:style w:type="paragraph" w:customStyle="1" w:styleId="Indent1">
    <w:name w:val="Indent 1"/>
    <w:basedOn w:val="Normal"/>
    <w:rsid w:val="00782BF2"/>
    <w:pPr>
      <w:numPr>
        <w:ilvl w:val="1"/>
        <w:numId w:val="10"/>
      </w:numPr>
      <w:kinsoku w:val="0"/>
      <w:overflowPunct w:val="0"/>
      <w:autoSpaceDE w:val="0"/>
      <w:autoSpaceDN w:val="0"/>
      <w:adjustRightInd w:val="0"/>
      <w:snapToGrid w:val="0"/>
      <w:spacing w:before="100" w:after="100"/>
    </w:pPr>
    <w:rPr>
      <w:rFonts w:asciiTheme="majorHAnsi" w:hAnsiTheme="majorHAnsi"/>
      <w:snapToGrid w:val="0"/>
      <w:color w:val="000000" w:themeColor="text1"/>
      <w:sz w:val="20"/>
      <w:szCs w:val="36"/>
      <w:lang w:eastAsia="en-AU"/>
    </w:rPr>
  </w:style>
  <w:style w:type="paragraph" w:customStyle="1" w:styleId="Indent2">
    <w:name w:val="Indent 2"/>
    <w:basedOn w:val="Indent1"/>
    <w:rsid w:val="00782BF2"/>
    <w:pPr>
      <w:numPr>
        <w:ilvl w:val="2"/>
      </w:numPr>
    </w:pPr>
  </w:style>
  <w:style w:type="paragraph" w:customStyle="1" w:styleId="Indent3">
    <w:name w:val="Indent 3"/>
    <w:basedOn w:val="Indent2"/>
    <w:rsid w:val="00782BF2"/>
    <w:pPr>
      <w:numPr>
        <w:ilvl w:val="3"/>
      </w:numPr>
    </w:pPr>
  </w:style>
  <w:style w:type="paragraph" w:customStyle="1" w:styleId="Indent5">
    <w:name w:val="Indent 5"/>
    <w:basedOn w:val="Indent4"/>
    <w:rsid w:val="00782BF2"/>
    <w:pPr>
      <w:numPr>
        <w:ilvl w:val="5"/>
      </w:numPr>
    </w:pPr>
  </w:style>
  <w:style w:type="paragraph" w:customStyle="1" w:styleId="Indent6">
    <w:name w:val="Indent 6"/>
    <w:basedOn w:val="Indent5"/>
    <w:rsid w:val="00782BF2"/>
    <w:pPr>
      <w:numPr>
        <w:ilvl w:val="6"/>
      </w:numPr>
    </w:pPr>
  </w:style>
  <w:style w:type="paragraph" w:customStyle="1" w:styleId="Indent7">
    <w:name w:val="Indent 7"/>
    <w:basedOn w:val="Indent6"/>
    <w:rsid w:val="00782BF2"/>
    <w:pPr>
      <w:numPr>
        <w:ilvl w:val="7"/>
      </w:numPr>
    </w:pPr>
  </w:style>
  <w:style w:type="paragraph" w:customStyle="1" w:styleId="Indent4">
    <w:name w:val="Indent 4"/>
    <w:basedOn w:val="Indent3"/>
    <w:rsid w:val="00782BF2"/>
    <w:pPr>
      <w:numPr>
        <w:ilvl w:val="4"/>
      </w:numPr>
    </w:pPr>
  </w:style>
  <w:style w:type="paragraph" w:customStyle="1" w:styleId="PwCNormal">
    <w:name w:val="PwC Normal"/>
    <w:aliases w:val="n"/>
    <w:basedOn w:val="Normal"/>
    <w:link w:val="PwCNormalChar"/>
    <w:qFormat/>
    <w:rsid w:val="00782BF2"/>
    <w:pPr>
      <w:numPr>
        <w:numId w:val="10"/>
      </w:numPr>
      <w:kinsoku w:val="0"/>
      <w:overflowPunct w:val="0"/>
      <w:autoSpaceDE w:val="0"/>
      <w:autoSpaceDN w:val="0"/>
      <w:adjustRightInd w:val="0"/>
      <w:snapToGrid w:val="0"/>
      <w:spacing w:after="240"/>
    </w:pPr>
    <w:rPr>
      <w:rFonts w:asciiTheme="majorHAnsi" w:hAnsiTheme="majorHAnsi" w:cs="Arial"/>
      <w:snapToGrid w:val="0"/>
      <w:color w:val="000000" w:themeColor="text1"/>
      <w:sz w:val="20"/>
      <w:szCs w:val="36"/>
      <w:lang w:eastAsia="en-AU"/>
    </w:rPr>
  </w:style>
  <w:style w:type="character" w:customStyle="1" w:styleId="PwCNormalChar">
    <w:name w:val="PwC Normal Char"/>
    <w:aliases w:val="n Char Char,n Char"/>
    <w:basedOn w:val="DefaultParagraphFont"/>
    <w:link w:val="PwCNormal"/>
    <w:rsid w:val="00782BF2"/>
    <w:rPr>
      <w:rFonts w:asciiTheme="majorHAnsi" w:hAnsiTheme="majorHAnsi" w:cs="Arial"/>
      <w:snapToGrid w:val="0"/>
      <w:color w:val="000000" w:themeColor="text1"/>
      <w:szCs w:val="36"/>
      <w:lang w:val="en-AU" w:eastAsia="en-AU"/>
    </w:rPr>
  </w:style>
  <w:style w:type="paragraph" w:customStyle="1" w:styleId="TableBullet1Small">
    <w:name w:val="Table Bullet 1 Small"/>
    <w:basedOn w:val="Normal"/>
    <w:rsid w:val="00782BF2"/>
    <w:pPr>
      <w:numPr>
        <w:numId w:val="9"/>
      </w:numPr>
      <w:kinsoku w:val="0"/>
      <w:overflowPunct w:val="0"/>
      <w:autoSpaceDE w:val="0"/>
      <w:autoSpaceDN w:val="0"/>
      <w:adjustRightInd w:val="0"/>
      <w:snapToGrid w:val="0"/>
      <w:spacing w:before="20" w:after="20"/>
    </w:pPr>
    <w:rPr>
      <w:rFonts w:ascii="Arial" w:hAnsi="Arial" w:cs="Arial"/>
      <w:snapToGrid w:val="0"/>
      <w:color w:val="000000" w:themeColor="text1"/>
      <w:sz w:val="16"/>
      <w:szCs w:val="18"/>
      <w:lang w:eastAsia="en-AU"/>
    </w:rPr>
  </w:style>
  <w:style w:type="paragraph" w:customStyle="1" w:styleId="TableBullet3Small">
    <w:name w:val="Table Bullet 3 Small"/>
    <w:basedOn w:val="TableBullet2Small"/>
    <w:rsid w:val="00782BF2"/>
    <w:pPr>
      <w:numPr>
        <w:ilvl w:val="2"/>
      </w:numPr>
    </w:pPr>
    <w:rPr>
      <w:szCs w:val="16"/>
    </w:rPr>
  </w:style>
  <w:style w:type="paragraph" w:customStyle="1" w:styleId="TableBullet2Small">
    <w:name w:val="Table Bullet 2 Small"/>
    <w:basedOn w:val="TableBullet1Small"/>
    <w:rsid w:val="00782BF2"/>
    <w:pPr>
      <w:numPr>
        <w:ilvl w:val="1"/>
      </w:numPr>
    </w:pPr>
  </w:style>
  <w:style w:type="paragraph" w:customStyle="1" w:styleId="Indent8">
    <w:name w:val="Indent 8"/>
    <w:basedOn w:val="Indent7"/>
    <w:rsid w:val="00782BF2"/>
    <w:pPr>
      <w:numPr>
        <w:ilvl w:val="8"/>
      </w:numPr>
    </w:pPr>
  </w:style>
  <w:style w:type="paragraph" w:customStyle="1" w:styleId="TableTextNormal">
    <w:name w:val="Table Text Normal"/>
    <w:basedOn w:val="Normal"/>
    <w:link w:val="TableTextNormalChar"/>
    <w:rsid w:val="00782BF2"/>
    <w:pPr>
      <w:kinsoku w:val="0"/>
      <w:overflowPunct w:val="0"/>
      <w:autoSpaceDE w:val="0"/>
      <w:autoSpaceDN w:val="0"/>
      <w:adjustRightInd w:val="0"/>
      <w:snapToGrid w:val="0"/>
      <w:spacing w:before="80" w:after="80"/>
    </w:pPr>
    <w:rPr>
      <w:rFonts w:asciiTheme="majorHAnsi" w:hAnsiTheme="majorHAnsi" w:cs="Arial"/>
      <w:snapToGrid w:val="0"/>
      <w:color w:val="000000" w:themeColor="text1"/>
      <w:sz w:val="20"/>
      <w:szCs w:val="36"/>
      <w:lang w:eastAsia="en-AU"/>
    </w:rPr>
  </w:style>
  <w:style w:type="table" w:customStyle="1" w:styleId="Tables-APBase">
    <w:name w:val="Tables - AP Base"/>
    <w:basedOn w:val="TableNormal"/>
    <w:rsid w:val="00782BF2"/>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cPr>
      <w:shd w:val="clear" w:color="auto" w:fill="auto"/>
      <w:tcMar>
        <w:top w:w="0" w:type="dxa"/>
        <w:left w:w="108" w:type="dxa"/>
        <w:bottom w:w="0" w:type="dxa"/>
        <w:right w:w="108" w:type="dxa"/>
      </w:tcMar>
    </w:tcPr>
    <w:tblStylePr w:type="firstRow">
      <w:pPr>
        <w:jc w:val="center"/>
      </w:pPr>
      <w:rPr>
        <w:rFonts w:ascii="Georgia" w:hAnsi="Georgi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paragraph" w:customStyle="1" w:styleId="StyleTableColumnHeadingNormalDarkRed">
    <w:name w:val="Style Table Column Heading Normal + Dark Red"/>
    <w:basedOn w:val="Normal"/>
    <w:rsid w:val="00782BF2"/>
    <w:pPr>
      <w:keepNext/>
      <w:keepLines/>
      <w:kinsoku w:val="0"/>
      <w:overflowPunct w:val="0"/>
      <w:autoSpaceDE w:val="0"/>
      <w:autoSpaceDN w:val="0"/>
      <w:adjustRightInd w:val="0"/>
      <w:snapToGrid w:val="0"/>
      <w:spacing w:before="80" w:after="80"/>
    </w:pPr>
    <w:rPr>
      <w:rFonts w:asciiTheme="majorHAnsi" w:hAnsiTheme="majorHAnsi"/>
      <w:b/>
      <w:bCs/>
      <w:snapToGrid w:val="0"/>
      <w:color w:val="5B9BD5" w:themeColor="accent1"/>
      <w:sz w:val="20"/>
      <w:szCs w:val="36"/>
      <w:lang w:eastAsia="en-AU"/>
    </w:rPr>
  </w:style>
  <w:style w:type="paragraph" w:customStyle="1" w:styleId="StyleTableColumnHeadingNormalDarkRed1">
    <w:name w:val="Style Table Column Heading Normal + Dark Red1"/>
    <w:basedOn w:val="Normal"/>
    <w:rsid w:val="00782BF2"/>
    <w:pPr>
      <w:keepNext/>
      <w:keepLines/>
      <w:kinsoku w:val="0"/>
      <w:overflowPunct w:val="0"/>
      <w:autoSpaceDE w:val="0"/>
      <w:autoSpaceDN w:val="0"/>
      <w:adjustRightInd w:val="0"/>
      <w:snapToGrid w:val="0"/>
      <w:spacing w:before="80" w:after="80"/>
    </w:pPr>
    <w:rPr>
      <w:rFonts w:asciiTheme="majorHAnsi" w:hAnsiTheme="majorHAnsi" w:cs="Arial"/>
      <w:b/>
      <w:bCs/>
      <w:snapToGrid w:val="0"/>
      <w:color w:val="5B9BD5" w:themeColor="accent1"/>
      <w:sz w:val="20"/>
      <w:szCs w:val="36"/>
      <w:lang w:eastAsia="en-AU"/>
    </w:rPr>
  </w:style>
  <w:style w:type="character" w:customStyle="1" w:styleId="TableTextNormalChar">
    <w:name w:val="Table Text Normal Char"/>
    <w:basedOn w:val="DefaultParagraphFont"/>
    <w:link w:val="TableTextNormal"/>
    <w:locked/>
    <w:rsid w:val="00782BF2"/>
    <w:rPr>
      <w:rFonts w:asciiTheme="majorHAnsi" w:hAnsiTheme="majorHAnsi" w:cs="Arial"/>
      <w:snapToGrid w:val="0"/>
      <w:color w:val="000000" w:themeColor="text1"/>
      <w:szCs w:val="36"/>
      <w:lang w:val="en-AU" w:eastAsia="en-AU"/>
    </w:rPr>
  </w:style>
  <w:style w:type="paragraph" w:customStyle="1" w:styleId="PrefaceTitle">
    <w:name w:val="Preface Title"/>
    <w:basedOn w:val="Heading2"/>
    <w:next w:val="PwCNormal"/>
    <w:qFormat/>
    <w:rsid w:val="00D62B28"/>
    <w:pPr>
      <w:pageBreakBefore/>
      <w:numPr>
        <w:ilvl w:val="0"/>
        <w:numId w:val="0"/>
      </w:numPr>
      <w:kinsoku w:val="0"/>
      <w:overflowPunct w:val="0"/>
      <w:autoSpaceDE w:val="0"/>
      <w:autoSpaceDN w:val="0"/>
      <w:adjustRightInd w:val="0"/>
      <w:snapToGrid w:val="0"/>
      <w:spacing w:before="0" w:after="480" w:line="600" w:lineRule="atLeast"/>
    </w:pPr>
    <w:rPr>
      <w:rFonts w:asciiTheme="majorHAnsi" w:hAnsiTheme="majorHAnsi" w:cs="Arial"/>
      <w:bCs/>
      <w:i/>
      <w:iCs/>
      <w:snapToGrid w:val="0"/>
      <w:color w:val="000000" w:themeColor="text1"/>
      <w:kern w:val="0"/>
      <w:sz w:val="52"/>
      <w:szCs w:val="36"/>
      <w:lang w:eastAsia="en-AU"/>
    </w:rPr>
  </w:style>
  <w:style w:type="paragraph" w:customStyle="1" w:styleId="TableBullet1Normal">
    <w:name w:val="Table Bullet 1 Normal"/>
    <w:basedOn w:val="TableTextNormal"/>
    <w:rsid w:val="00D62B28"/>
    <w:pPr>
      <w:numPr>
        <w:numId w:val="12"/>
      </w:numPr>
      <w:spacing w:before="40" w:after="40"/>
    </w:pPr>
  </w:style>
  <w:style w:type="paragraph" w:customStyle="1" w:styleId="TableBullet3Normal">
    <w:name w:val="Table Bullet 3 Normal"/>
    <w:basedOn w:val="TableBullet2Normal"/>
    <w:rsid w:val="00D62B28"/>
    <w:pPr>
      <w:numPr>
        <w:ilvl w:val="2"/>
      </w:numPr>
    </w:pPr>
  </w:style>
  <w:style w:type="paragraph" w:customStyle="1" w:styleId="TableBullet2Normal">
    <w:name w:val="Table Bullet 2 Normal"/>
    <w:basedOn w:val="TableBullet1Normal"/>
    <w:rsid w:val="00D62B28"/>
    <w:pPr>
      <w:numPr>
        <w:ilvl w:val="1"/>
      </w:numPr>
    </w:pPr>
  </w:style>
  <w:style w:type="paragraph" w:customStyle="1" w:styleId="TableColumnHeadingNormal">
    <w:name w:val="Table Column Heading Normal"/>
    <w:basedOn w:val="TableTextNormal"/>
    <w:rsid w:val="00D62B28"/>
    <w:pPr>
      <w:keepNext/>
      <w:keepLines/>
    </w:pPr>
    <w:rPr>
      <w:b/>
      <w:color w:val="44546A" w:themeColor="text2"/>
    </w:rPr>
  </w:style>
  <w:style w:type="numbering" w:customStyle="1" w:styleId="TableBulletSmallList">
    <w:name w:val="Table Bullet Small List"/>
    <w:rsid w:val="00D62B28"/>
    <w:pPr>
      <w:numPr>
        <w:numId w:val="11"/>
      </w:numPr>
    </w:pPr>
  </w:style>
  <w:style w:type="paragraph" w:customStyle="1" w:styleId="TableNumberedList1">
    <w:name w:val="Table Numbered List 1"/>
    <w:basedOn w:val="TableTextNormal"/>
    <w:rsid w:val="00D62B28"/>
    <w:pPr>
      <w:numPr>
        <w:numId w:val="13"/>
      </w:numPr>
    </w:pPr>
  </w:style>
  <w:style w:type="paragraph" w:customStyle="1" w:styleId="TableNumberedList2">
    <w:name w:val="Table Numbered List 2"/>
    <w:basedOn w:val="TableNumberedList1"/>
    <w:rsid w:val="00D62B28"/>
    <w:pPr>
      <w:numPr>
        <w:ilvl w:val="1"/>
      </w:numPr>
      <w:spacing w:before="40" w:after="40"/>
    </w:pPr>
  </w:style>
  <w:style w:type="paragraph" w:customStyle="1" w:styleId="TableNumberedList3">
    <w:name w:val="Table Numbered List 3"/>
    <w:basedOn w:val="TableNumberedList2"/>
    <w:rsid w:val="00D62B28"/>
    <w:pPr>
      <w:numPr>
        <w:ilvl w:val="2"/>
      </w:numPr>
    </w:pPr>
  </w:style>
  <w:style w:type="paragraph" w:customStyle="1" w:styleId="StyleTableColumnHeadingNormalItalicDarkRed">
    <w:name w:val="Style Table Column Heading Normal + Italic Dark Red"/>
    <w:basedOn w:val="TableColumnHeadingNormal"/>
    <w:qFormat/>
    <w:rsid w:val="00D62B28"/>
    <w:rPr>
      <w:bCs/>
      <w:i/>
      <w:iCs/>
      <w:color w:val="5B9BD5" w:themeColor="accent1"/>
    </w:rPr>
  </w:style>
  <w:style w:type="numbering" w:customStyle="1" w:styleId="TableBulletSmallList1">
    <w:name w:val="Table Bullet Small List1"/>
    <w:rsid w:val="00EA1149"/>
  </w:style>
  <w:style w:type="table" w:customStyle="1" w:styleId="Tables-APBase1">
    <w:name w:val="Tables - AP Base1"/>
    <w:basedOn w:val="TableNormal"/>
    <w:rsid w:val="00EA1149"/>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cPr>
      <w:shd w:val="clear" w:color="auto" w:fill="auto"/>
      <w:tcMar>
        <w:top w:w="0" w:type="dxa"/>
        <w:left w:w="108" w:type="dxa"/>
        <w:bottom w:w="0" w:type="dxa"/>
        <w:right w:w="108" w:type="dxa"/>
      </w:tcMar>
    </w:tcPr>
    <w:tblStylePr w:type="firstRow">
      <w:pPr>
        <w:jc w:val="center"/>
      </w:pPr>
      <w:rPr>
        <w:rFonts w:ascii="Georgia" w:hAnsi="Georgi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numbering" w:customStyle="1" w:styleId="TableBulletSmallList2">
    <w:name w:val="Table Bullet Small List2"/>
    <w:rsid w:val="001528FC"/>
    <w:pPr>
      <w:numPr>
        <w:numId w:val="3"/>
      </w:numPr>
    </w:pPr>
  </w:style>
  <w:style w:type="table" w:customStyle="1" w:styleId="Tables-APBase2">
    <w:name w:val="Tables - AP Base2"/>
    <w:basedOn w:val="TableNormal"/>
    <w:rsid w:val="001528FC"/>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cPr>
      <w:shd w:val="clear" w:color="auto" w:fill="auto"/>
      <w:tcMar>
        <w:top w:w="0" w:type="dxa"/>
        <w:left w:w="108" w:type="dxa"/>
        <w:bottom w:w="0" w:type="dxa"/>
        <w:right w:w="108" w:type="dxa"/>
      </w:tcMar>
    </w:tcPr>
    <w:tblStylePr w:type="firstRow">
      <w:pPr>
        <w:jc w:val="center"/>
      </w:pPr>
      <w:rPr>
        <w:rFonts w:ascii="Georgia" w:hAnsi="Georgi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paragraph" w:customStyle="1" w:styleId="ChapterNumberedList1">
    <w:name w:val="Chapter Numbered List 1"/>
    <w:basedOn w:val="PwCNormal"/>
    <w:rsid w:val="000510AC"/>
    <w:pPr>
      <w:numPr>
        <w:numId w:val="0"/>
      </w:numPr>
    </w:pPr>
  </w:style>
  <w:style w:type="paragraph" w:customStyle="1" w:styleId="TableTextSmall">
    <w:name w:val="Table Text Small"/>
    <w:basedOn w:val="Normal"/>
    <w:rsid w:val="000510AC"/>
    <w:pPr>
      <w:kinsoku w:val="0"/>
      <w:overflowPunct w:val="0"/>
      <w:autoSpaceDE w:val="0"/>
      <w:autoSpaceDN w:val="0"/>
      <w:adjustRightInd w:val="0"/>
      <w:snapToGrid w:val="0"/>
      <w:spacing w:before="40" w:after="40"/>
    </w:pPr>
    <w:rPr>
      <w:rFonts w:ascii="Arial" w:hAnsi="Arial" w:cs="Arial"/>
      <w:snapToGrid w:val="0"/>
      <w:color w:val="000000" w:themeColor="text1"/>
      <w:sz w:val="16"/>
      <w:szCs w:val="18"/>
      <w:lang w:eastAsia="en-AU"/>
    </w:rPr>
  </w:style>
  <w:style w:type="paragraph" w:customStyle="1" w:styleId="TableColumnHeadingSmall">
    <w:name w:val="Table Column Heading Small"/>
    <w:basedOn w:val="TableTextSmall"/>
    <w:next w:val="TableTextSmall"/>
    <w:rsid w:val="000510AC"/>
    <w:pPr>
      <w:keepNext/>
      <w:keepLines/>
    </w:pPr>
    <w:rPr>
      <w:b/>
      <w:color w:val="44546A" w:themeColor="text2"/>
      <w:szCs w:val="16"/>
    </w:rPr>
  </w:style>
  <w:style w:type="paragraph" w:styleId="CommentSubject">
    <w:name w:val="annotation subject"/>
    <w:basedOn w:val="CommentText"/>
    <w:next w:val="CommentText"/>
    <w:link w:val="CommentSubjectChar"/>
    <w:rsid w:val="00AC3801"/>
    <w:pPr>
      <w:spacing w:after="0"/>
    </w:pPr>
    <w:rPr>
      <w:rFonts w:eastAsia="Times New Roman"/>
      <w:b/>
      <w:bCs/>
      <w:color w:val="auto"/>
      <w:lang w:val="en-AU"/>
    </w:rPr>
  </w:style>
  <w:style w:type="character" w:customStyle="1" w:styleId="CommentTextChar">
    <w:name w:val="Comment Text Char"/>
    <w:basedOn w:val="DefaultParagraphFont"/>
    <w:link w:val="CommentText"/>
    <w:semiHidden/>
    <w:rsid w:val="00AC3801"/>
    <w:rPr>
      <w:rFonts w:eastAsia="Times"/>
      <w:color w:val="000000"/>
      <w:lang w:val="en-GB" w:eastAsia="en-US"/>
    </w:rPr>
  </w:style>
  <w:style w:type="character" w:customStyle="1" w:styleId="CommentSubjectChar">
    <w:name w:val="Comment Subject Char"/>
    <w:basedOn w:val="CommentTextChar"/>
    <w:link w:val="CommentSubject"/>
    <w:rsid w:val="00AC3801"/>
    <w:rPr>
      <w:rFonts w:eastAsia="Times"/>
      <w:b/>
      <w:bCs/>
      <w:color w:val="000000"/>
      <w:lang w:val="en-AU" w:eastAsia="en-US"/>
    </w:rPr>
  </w:style>
  <w:style w:type="paragraph" w:customStyle="1" w:styleId="TableTextChar">
    <w:name w:val="Table Text Char"/>
    <w:basedOn w:val="Normal"/>
    <w:link w:val="TableTextCharChar1"/>
    <w:rsid w:val="002A0776"/>
    <w:pPr>
      <w:spacing w:before="60" w:after="60"/>
      <w:ind w:left="57" w:right="57"/>
    </w:pPr>
    <w:rPr>
      <w:rFonts w:ascii="Arial (W1)" w:hAnsi="Arial (W1)"/>
      <w:color w:val="000000" w:themeColor="text1"/>
      <w:sz w:val="18"/>
      <w:szCs w:val="36"/>
      <w:lang w:eastAsia="en-AU"/>
    </w:rPr>
  </w:style>
  <w:style w:type="character" w:customStyle="1" w:styleId="TableTextCharChar1">
    <w:name w:val="Table Text Char Char1"/>
    <w:link w:val="TableTextChar"/>
    <w:locked/>
    <w:rsid w:val="002A0776"/>
    <w:rPr>
      <w:rFonts w:ascii="Arial (W1)" w:hAnsi="Arial (W1)"/>
      <w:color w:val="000000" w:themeColor="text1"/>
      <w:sz w:val="18"/>
      <w:szCs w:val="36"/>
      <w:lang w:val="en-AU" w:eastAsia="en-AU"/>
    </w:rPr>
  </w:style>
  <w:style w:type="character" w:customStyle="1" w:styleId="FootnoteTextChar">
    <w:name w:val="Footnote Text Char"/>
    <w:basedOn w:val="DefaultParagraphFont"/>
    <w:link w:val="FootnoteText"/>
    <w:uiPriority w:val="99"/>
    <w:rsid w:val="002A0776"/>
    <w:rPr>
      <w:rFonts w:ascii="Arial" w:hAnsi="Arial"/>
      <w:lang w:val="en-US" w:eastAsia="en-US"/>
    </w:rPr>
  </w:style>
  <w:style w:type="table" w:styleId="MediumGrid3-Accent1">
    <w:name w:val="Medium Grid 3 Accent 1"/>
    <w:basedOn w:val="TableNormal"/>
    <w:uiPriority w:val="69"/>
    <w:rsid w:val="002A0776"/>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Tables-APBase3">
    <w:name w:val="Tables - AP Base3"/>
    <w:basedOn w:val="TableNormal"/>
    <w:rsid w:val="00392D27"/>
    <w:pPr>
      <w:snapToGrid w:val="0"/>
    </w:pPr>
    <w:rPr>
      <w:rFonts w:asciiTheme="majorHAnsi" w:hAnsiTheme="majorHAnsi" w:cs="Arial"/>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blStylePr w:type="firstRow">
      <w:pPr>
        <w:jc w:val="center"/>
      </w:pPr>
      <w:rPr>
        <w:rFonts w:ascii="Georgia" w:hAnsi="Georgia" w:hint="default"/>
        <w:b w:val="0"/>
        <w:color w:val="auto"/>
      </w:rPr>
      <w:tbl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tcPr>
    </w:tblStylePr>
    <w:tblStylePr w:type="nwCell">
      <w:pPr>
        <w:jc w:val="left"/>
      </w:pPr>
      <w:tblPr/>
      <w:tcPr>
        <w:vAlign w:val="bottom"/>
      </w:tcPr>
    </w:tblStylePr>
  </w:style>
  <w:style w:type="table" w:customStyle="1" w:styleId="Tables-APBase4">
    <w:name w:val="Tables - AP Base4"/>
    <w:basedOn w:val="TableNormal"/>
    <w:rsid w:val="00392D27"/>
    <w:pPr>
      <w:snapToGrid w:val="0"/>
    </w:pPr>
    <w:rPr>
      <w:rFonts w:asciiTheme="majorHAnsi" w:hAnsiTheme="majorHAnsi" w:cs="Arial"/>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blStylePr w:type="firstRow">
      <w:pPr>
        <w:jc w:val="center"/>
      </w:pPr>
      <w:rPr>
        <w:rFonts w:ascii="Georgia" w:hAnsi="Georgia" w:hint="default"/>
        <w:b w:val="0"/>
        <w:color w:val="auto"/>
      </w:rPr>
      <w:tbl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tcPr>
    </w:tblStylePr>
    <w:tblStylePr w:type="nwCell">
      <w:pPr>
        <w:jc w:val="left"/>
      </w:pPr>
      <w:tblPr/>
      <w:tcPr>
        <w:vAlign w:val="bottom"/>
      </w:tcPr>
    </w:tblStylePr>
  </w:style>
  <w:style w:type="character" w:customStyle="1" w:styleId="Heading8Char">
    <w:name w:val="Heading 8 Char"/>
    <w:basedOn w:val="DefaultParagraphFont"/>
    <w:link w:val="Heading8"/>
    <w:rsid w:val="00CC1A9A"/>
    <w:rPr>
      <w:i/>
      <w:iCs/>
      <w:sz w:val="24"/>
      <w:szCs w:val="24"/>
      <w:lang w:val="en-AU" w:eastAsia="en-US"/>
    </w:rPr>
  </w:style>
  <w:style w:type="character" w:customStyle="1" w:styleId="apple-converted-space">
    <w:name w:val="apple-converted-space"/>
    <w:basedOn w:val="DefaultParagraphFont"/>
    <w:rsid w:val="001E1EE5"/>
  </w:style>
  <w:style w:type="character" w:customStyle="1" w:styleId="left">
    <w:name w:val="left"/>
    <w:basedOn w:val="DefaultParagraphFont"/>
    <w:rsid w:val="00960D3D"/>
  </w:style>
  <w:style w:type="character" w:customStyle="1" w:styleId="FooterChar">
    <w:name w:val="Footer Char"/>
    <w:basedOn w:val="DefaultParagraphFont"/>
    <w:link w:val="Footer"/>
    <w:uiPriority w:val="99"/>
    <w:rsid w:val="00524F04"/>
    <w:rPr>
      <w:sz w:val="16"/>
      <w:lang w:val="en-AU" w:eastAsia="en-US"/>
    </w:rPr>
  </w:style>
  <w:style w:type="paragraph" w:styleId="DocumentMap">
    <w:name w:val="Document Map"/>
    <w:basedOn w:val="Normal"/>
    <w:link w:val="DocumentMapChar"/>
    <w:semiHidden/>
    <w:unhideWhenUsed/>
    <w:rsid w:val="00013B3D"/>
    <w:rPr>
      <w:rFonts w:ascii="Tahoma" w:hAnsi="Tahoma" w:cs="Tahoma"/>
      <w:sz w:val="16"/>
      <w:szCs w:val="16"/>
    </w:rPr>
  </w:style>
  <w:style w:type="character" w:customStyle="1" w:styleId="DocumentMapChar">
    <w:name w:val="Document Map Char"/>
    <w:basedOn w:val="DefaultParagraphFont"/>
    <w:link w:val="DocumentMap"/>
    <w:semiHidden/>
    <w:rsid w:val="00013B3D"/>
    <w:rPr>
      <w:rFonts w:ascii="Tahoma" w:hAnsi="Tahoma" w:cs="Tahoma"/>
      <w:sz w:val="16"/>
      <w:szCs w:val="16"/>
      <w:lang w:val="en-AU" w:eastAsia="en-US"/>
    </w:rPr>
  </w:style>
  <w:style w:type="character" w:customStyle="1" w:styleId="subheading0">
    <w:name w:val="subheading"/>
    <w:basedOn w:val="DefaultParagraphFont"/>
    <w:rsid w:val="003B0271"/>
  </w:style>
  <w:style w:type="paragraph" w:customStyle="1" w:styleId="smaller">
    <w:name w:val="smaller"/>
    <w:basedOn w:val="Normal"/>
    <w:rsid w:val="00C7562D"/>
    <w:pPr>
      <w:spacing w:before="100" w:beforeAutospacing="1" w:after="100" w:afterAutospacing="1"/>
    </w:pPr>
    <w:rPr>
      <w:szCs w:val="24"/>
      <w:lang w:val="en-US"/>
    </w:rPr>
  </w:style>
  <w:style w:type="paragraph" w:styleId="HTMLPreformatted">
    <w:name w:val="HTML Preformatted"/>
    <w:basedOn w:val="Normal"/>
    <w:link w:val="HTMLPreformattedChar"/>
    <w:semiHidden/>
    <w:unhideWhenUsed/>
    <w:rsid w:val="00070C4A"/>
    <w:rPr>
      <w:rFonts w:ascii="Consolas" w:hAnsi="Consolas"/>
      <w:sz w:val="20"/>
    </w:rPr>
  </w:style>
  <w:style w:type="character" w:customStyle="1" w:styleId="HTMLPreformattedChar">
    <w:name w:val="HTML Preformatted Char"/>
    <w:basedOn w:val="DefaultParagraphFont"/>
    <w:link w:val="HTMLPreformatted"/>
    <w:semiHidden/>
    <w:rsid w:val="00070C4A"/>
    <w:rPr>
      <w:rFonts w:ascii="Consolas" w:hAnsi="Consolas"/>
      <w:lang w:val="en-AU" w:eastAsia="en-US"/>
    </w:rPr>
  </w:style>
  <w:style w:type="paragraph" w:styleId="Revision">
    <w:name w:val="Revision"/>
    <w:hidden/>
    <w:uiPriority w:val="99"/>
    <w:semiHidden/>
    <w:rsid w:val="00CA3053"/>
    <w:rPr>
      <w:sz w:val="24"/>
      <w:lang w:val="en-AU" w:eastAsia="en-US"/>
    </w:rPr>
  </w:style>
</w:styles>
</file>

<file path=word/webSettings.xml><?xml version="1.0" encoding="utf-8"?>
<w:webSettings xmlns:r="http://schemas.openxmlformats.org/officeDocument/2006/relationships" xmlns:w="http://schemas.openxmlformats.org/wordprocessingml/2006/main">
  <w:divs>
    <w:div w:id="61951322">
      <w:bodyDiv w:val="1"/>
      <w:marLeft w:val="0"/>
      <w:marRight w:val="0"/>
      <w:marTop w:val="0"/>
      <w:marBottom w:val="0"/>
      <w:divBdr>
        <w:top w:val="none" w:sz="0" w:space="0" w:color="auto"/>
        <w:left w:val="none" w:sz="0" w:space="0" w:color="auto"/>
        <w:bottom w:val="none" w:sz="0" w:space="0" w:color="auto"/>
        <w:right w:val="none" w:sz="0" w:space="0" w:color="auto"/>
      </w:divBdr>
    </w:div>
    <w:div w:id="84228395">
      <w:bodyDiv w:val="1"/>
      <w:marLeft w:val="0"/>
      <w:marRight w:val="0"/>
      <w:marTop w:val="0"/>
      <w:marBottom w:val="0"/>
      <w:divBdr>
        <w:top w:val="none" w:sz="0" w:space="0" w:color="auto"/>
        <w:left w:val="none" w:sz="0" w:space="0" w:color="auto"/>
        <w:bottom w:val="none" w:sz="0" w:space="0" w:color="auto"/>
        <w:right w:val="none" w:sz="0" w:space="0" w:color="auto"/>
      </w:divBdr>
    </w:div>
    <w:div w:id="105393338">
      <w:bodyDiv w:val="1"/>
      <w:marLeft w:val="0"/>
      <w:marRight w:val="0"/>
      <w:marTop w:val="0"/>
      <w:marBottom w:val="0"/>
      <w:divBdr>
        <w:top w:val="none" w:sz="0" w:space="0" w:color="auto"/>
        <w:left w:val="none" w:sz="0" w:space="0" w:color="auto"/>
        <w:bottom w:val="none" w:sz="0" w:space="0" w:color="auto"/>
        <w:right w:val="none" w:sz="0" w:space="0" w:color="auto"/>
      </w:divBdr>
    </w:div>
    <w:div w:id="109671026">
      <w:bodyDiv w:val="1"/>
      <w:marLeft w:val="0"/>
      <w:marRight w:val="0"/>
      <w:marTop w:val="0"/>
      <w:marBottom w:val="0"/>
      <w:divBdr>
        <w:top w:val="none" w:sz="0" w:space="0" w:color="auto"/>
        <w:left w:val="none" w:sz="0" w:space="0" w:color="auto"/>
        <w:bottom w:val="none" w:sz="0" w:space="0" w:color="auto"/>
        <w:right w:val="none" w:sz="0" w:space="0" w:color="auto"/>
      </w:divBdr>
      <w:divsChild>
        <w:div w:id="132217468">
          <w:marLeft w:val="0"/>
          <w:marRight w:val="0"/>
          <w:marTop w:val="0"/>
          <w:marBottom w:val="0"/>
          <w:divBdr>
            <w:top w:val="none" w:sz="0" w:space="0" w:color="auto"/>
            <w:left w:val="none" w:sz="0" w:space="0" w:color="auto"/>
            <w:bottom w:val="none" w:sz="0" w:space="0" w:color="auto"/>
            <w:right w:val="none" w:sz="0" w:space="0" w:color="auto"/>
          </w:divBdr>
        </w:div>
        <w:div w:id="977878326">
          <w:marLeft w:val="0"/>
          <w:marRight w:val="0"/>
          <w:marTop w:val="0"/>
          <w:marBottom w:val="0"/>
          <w:divBdr>
            <w:top w:val="none" w:sz="0" w:space="0" w:color="auto"/>
            <w:left w:val="none" w:sz="0" w:space="0" w:color="auto"/>
            <w:bottom w:val="none" w:sz="0" w:space="0" w:color="auto"/>
            <w:right w:val="none" w:sz="0" w:space="0" w:color="auto"/>
          </w:divBdr>
        </w:div>
        <w:div w:id="1233394805">
          <w:marLeft w:val="0"/>
          <w:marRight w:val="0"/>
          <w:marTop w:val="0"/>
          <w:marBottom w:val="0"/>
          <w:divBdr>
            <w:top w:val="none" w:sz="0" w:space="0" w:color="auto"/>
            <w:left w:val="none" w:sz="0" w:space="0" w:color="auto"/>
            <w:bottom w:val="none" w:sz="0" w:space="0" w:color="auto"/>
            <w:right w:val="none" w:sz="0" w:space="0" w:color="auto"/>
          </w:divBdr>
        </w:div>
        <w:div w:id="1344937603">
          <w:marLeft w:val="0"/>
          <w:marRight w:val="0"/>
          <w:marTop w:val="0"/>
          <w:marBottom w:val="0"/>
          <w:divBdr>
            <w:top w:val="none" w:sz="0" w:space="0" w:color="auto"/>
            <w:left w:val="none" w:sz="0" w:space="0" w:color="auto"/>
            <w:bottom w:val="none" w:sz="0" w:space="0" w:color="auto"/>
            <w:right w:val="none" w:sz="0" w:space="0" w:color="auto"/>
          </w:divBdr>
        </w:div>
        <w:div w:id="1384984332">
          <w:marLeft w:val="0"/>
          <w:marRight w:val="0"/>
          <w:marTop w:val="0"/>
          <w:marBottom w:val="0"/>
          <w:divBdr>
            <w:top w:val="none" w:sz="0" w:space="0" w:color="auto"/>
            <w:left w:val="none" w:sz="0" w:space="0" w:color="auto"/>
            <w:bottom w:val="none" w:sz="0" w:space="0" w:color="auto"/>
            <w:right w:val="none" w:sz="0" w:space="0" w:color="auto"/>
          </w:divBdr>
        </w:div>
        <w:div w:id="1934624053">
          <w:marLeft w:val="0"/>
          <w:marRight w:val="0"/>
          <w:marTop w:val="0"/>
          <w:marBottom w:val="0"/>
          <w:divBdr>
            <w:top w:val="none" w:sz="0" w:space="0" w:color="auto"/>
            <w:left w:val="none" w:sz="0" w:space="0" w:color="auto"/>
            <w:bottom w:val="none" w:sz="0" w:space="0" w:color="auto"/>
            <w:right w:val="none" w:sz="0" w:space="0" w:color="auto"/>
          </w:divBdr>
        </w:div>
      </w:divsChild>
    </w:div>
    <w:div w:id="115492304">
      <w:bodyDiv w:val="1"/>
      <w:marLeft w:val="0"/>
      <w:marRight w:val="0"/>
      <w:marTop w:val="0"/>
      <w:marBottom w:val="0"/>
      <w:divBdr>
        <w:top w:val="none" w:sz="0" w:space="0" w:color="auto"/>
        <w:left w:val="none" w:sz="0" w:space="0" w:color="auto"/>
        <w:bottom w:val="none" w:sz="0" w:space="0" w:color="auto"/>
        <w:right w:val="none" w:sz="0" w:space="0" w:color="auto"/>
      </w:divBdr>
    </w:div>
    <w:div w:id="158815087">
      <w:bodyDiv w:val="1"/>
      <w:marLeft w:val="0"/>
      <w:marRight w:val="0"/>
      <w:marTop w:val="0"/>
      <w:marBottom w:val="0"/>
      <w:divBdr>
        <w:top w:val="none" w:sz="0" w:space="0" w:color="auto"/>
        <w:left w:val="none" w:sz="0" w:space="0" w:color="auto"/>
        <w:bottom w:val="none" w:sz="0" w:space="0" w:color="auto"/>
        <w:right w:val="none" w:sz="0" w:space="0" w:color="auto"/>
      </w:divBdr>
    </w:div>
    <w:div w:id="159081418">
      <w:bodyDiv w:val="1"/>
      <w:marLeft w:val="0"/>
      <w:marRight w:val="0"/>
      <w:marTop w:val="0"/>
      <w:marBottom w:val="0"/>
      <w:divBdr>
        <w:top w:val="none" w:sz="0" w:space="0" w:color="auto"/>
        <w:left w:val="none" w:sz="0" w:space="0" w:color="auto"/>
        <w:bottom w:val="none" w:sz="0" w:space="0" w:color="auto"/>
        <w:right w:val="none" w:sz="0" w:space="0" w:color="auto"/>
      </w:divBdr>
    </w:div>
    <w:div w:id="168495395">
      <w:bodyDiv w:val="1"/>
      <w:marLeft w:val="0"/>
      <w:marRight w:val="0"/>
      <w:marTop w:val="0"/>
      <w:marBottom w:val="0"/>
      <w:divBdr>
        <w:top w:val="none" w:sz="0" w:space="0" w:color="auto"/>
        <w:left w:val="none" w:sz="0" w:space="0" w:color="auto"/>
        <w:bottom w:val="none" w:sz="0" w:space="0" w:color="auto"/>
        <w:right w:val="none" w:sz="0" w:space="0" w:color="auto"/>
      </w:divBdr>
    </w:div>
    <w:div w:id="195197328">
      <w:bodyDiv w:val="1"/>
      <w:marLeft w:val="0"/>
      <w:marRight w:val="0"/>
      <w:marTop w:val="0"/>
      <w:marBottom w:val="0"/>
      <w:divBdr>
        <w:top w:val="none" w:sz="0" w:space="0" w:color="auto"/>
        <w:left w:val="none" w:sz="0" w:space="0" w:color="auto"/>
        <w:bottom w:val="none" w:sz="0" w:space="0" w:color="auto"/>
        <w:right w:val="none" w:sz="0" w:space="0" w:color="auto"/>
      </w:divBdr>
    </w:div>
    <w:div w:id="215969125">
      <w:bodyDiv w:val="1"/>
      <w:marLeft w:val="0"/>
      <w:marRight w:val="0"/>
      <w:marTop w:val="0"/>
      <w:marBottom w:val="0"/>
      <w:divBdr>
        <w:top w:val="none" w:sz="0" w:space="0" w:color="auto"/>
        <w:left w:val="none" w:sz="0" w:space="0" w:color="auto"/>
        <w:bottom w:val="none" w:sz="0" w:space="0" w:color="auto"/>
        <w:right w:val="none" w:sz="0" w:space="0" w:color="auto"/>
      </w:divBdr>
    </w:div>
    <w:div w:id="248586978">
      <w:bodyDiv w:val="1"/>
      <w:marLeft w:val="0"/>
      <w:marRight w:val="0"/>
      <w:marTop w:val="0"/>
      <w:marBottom w:val="0"/>
      <w:divBdr>
        <w:top w:val="none" w:sz="0" w:space="0" w:color="auto"/>
        <w:left w:val="none" w:sz="0" w:space="0" w:color="auto"/>
        <w:bottom w:val="none" w:sz="0" w:space="0" w:color="auto"/>
        <w:right w:val="none" w:sz="0" w:space="0" w:color="auto"/>
      </w:divBdr>
      <w:divsChild>
        <w:div w:id="734863022">
          <w:marLeft w:val="0"/>
          <w:marRight w:val="0"/>
          <w:marTop w:val="0"/>
          <w:marBottom w:val="0"/>
          <w:divBdr>
            <w:top w:val="none" w:sz="0" w:space="0" w:color="auto"/>
            <w:left w:val="none" w:sz="0" w:space="0" w:color="auto"/>
            <w:bottom w:val="none" w:sz="0" w:space="0" w:color="auto"/>
            <w:right w:val="none" w:sz="0" w:space="0" w:color="auto"/>
          </w:divBdr>
          <w:divsChild>
            <w:div w:id="993266208">
              <w:marLeft w:val="0"/>
              <w:marRight w:val="0"/>
              <w:marTop w:val="0"/>
              <w:marBottom w:val="0"/>
              <w:divBdr>
                <w:top w:val="none" w:sz="0" w:space="0" w:color="auto"/>
                <w:left w:val="none" w:sz="0" w:space="0" w:color="auto"/>
                <w:bottom w:val="none" w:sz="0" w:space="0" w:color="auto"/>
                <w:right w:val="none" w:sz="0" w:space="0" w:color="auto"/>
              </w:divBdr>
            </w:div>
            <w:div w:id="208687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27227">
      <w:bodyDiv w:val="1"/>
      <w:marLeft w:val="0"/>
      <w:marRight w:val="0"/>
      <w:marTop w:val="0"/>
      <w:marBottom w:val="0"/>
      <w:divBdr>
        <w:top w:val="none" w:sz="0" w:space="0" w:color="auto"/>
        <w:left w:val="none" w:sz="0" w:space="0" w:color="auto"/>
        <w:bottom w:val="none" w:sz="0" w:space="0" w:color="auto"/>
        <w:right w:val="none" w:sz="0" w:space="0" w:color="auto"/>
      </w:divBdr>
    </w:div>
    <w:div w:id="306012000">
      <w:bodyDiv w:val="1"/>
      <w:marLeft w:val="0"/>
      <w:marRight w:val="0"/>
      <w:marTop w:val="0"/>
      <w:marBottom w:val="0"/>
      <w:divBdr>
        <w:top w:val="none" w:sz="0" w:space="0" w:color="auto"/>
        <w:left w:val="none" w:sz="0" w:space="0" w:color="auto"/>
        <w:bottom w:val="none" w:sz="0" w:space="0" w:color="auto"/>
        <w:right w:val="none" w:sz="0" w:space="0" w:color="auto"/>
      </w:divBdr>
    </w:div>
    <w:div w:id="345061634">
      <w:bodyDiv w:val="1"/>
      <w:marLeft w:val="45"/>
      <w:marRight w:val="75"/>
      <w:marTop w:val="0"/>
      <w:marBottom w:val="0"/>
      <w:divBdr>
        <w:top w:val="none" w:sz="0" w:space="0" w:color="auto"/>
        <w:left w:val="none" w:sz="0" w:space="0" w:color="auto"/>
        <w:bottom w:val="none" w:sz="0" w:space="0" w:color="auto"/>
        <w:right w:val="none" w:sz="0" w:space="0" w:color="auto"/>
      </w:divBdr>
      <w:divsChild>
        <w:div w:id="602494559">
          <w:marLeft w:val="150"/>
          <w:marRight w:val="150"/>
          <w:marTop w:val="75"/>
          <w:marBottom w:val="0"/>
          <w:divBdr>
            <w:top w:val="none" w:sz="0" w:space="0" w:color="auto"/>
            <w:left w:val="none" w:sz="0" w:space="0" w:color="auto"/>
            <w:bottom w:val="none" w:sz="0" w:space="0" w:color="auto"/>
            <w:right w:val="none" w:sz="0" w:space="0" w:color="auto"/>
          </w:divBdr>
          <w:divsChild>
            <w:div w:id="1811552185">
              <w:marLeft w:val="90"/>
              <w:marRight w:val="0"/>
              <w:marTop w:val="0"/>
              <w:marBottom w:val="225"/>
              <w:divBdr>
                <w:top w:val="none" w:sz="0" w:space="0" w:color="auto"/>
                <w:left w:val="none" w:sz="0" w:space="0" w:color="auto"/>
                <w:bottom w:val="none" w:sz="0" w:space="0" w:color="auto"/>
                <w:right w:val="none" w:sz="0" w:space="0" w:color="auto"/>
              </w:divBdr>
              <w:divsChild>
                <w:div w:id="15738296">
                  <w:marLeft w:val="144"/>
                  <w:marRight w:val="0"/>
                  <w:marTop w:val="40"/>
                  <w:marBottom w:val="40"/>
                  <w:divBdr>
                    <w:top w:val="none" w:sz="0" w:space="0" w:color="auto"/>
                    <w:left w:val="none" w:sz="0" w:space="0" w:color="auto"/>
                    <w:bottom w:val="none" w:sz="0" w:space="0" w:color="auto"/>
                    <w:right w:val="none" w:sz="0" w:space="0" w:color="auto"/>
                  </w:divBdr>
                </w:div>
                <w:div w:id="18708145">
                  <w:marLeft w:val="144"/>
                  <w:marRight w:val="0"/>
                  <w:marTop w:val="40"/>
                  <w:marBottom w:val="40"/>
                  <w:divBdr>
                    <w:top w:val="none" w:sz="0" w:space="0" w:color="auto"/>
                    <w:left w:val="none" w:sz="0" w:space="0" w:color="auto"/>
                    <w:bottom w:val="none" w:sz="0" w:space="0" w:color="auto"/>
                    <w:right w:val="none" w:sz="0" w:space="0" w:color="auto"/>
                  </w:divBdr>
                </w:div>
                <w:div w:id="22293700">
                  <w:marLeft w:val="0"/>
                  <w:marRight w:val="0"/>
                  <w:marTop w:val="0"/>
                  <w:marBottom w:val="140"/>
                  <w:divBdr>
                    <w:top w:val="none" w:sz="0" w:space="0" w:color="auto"/>
                    <w:left w:val="none" w:sz="0" w:space="0" w:color="auto"/>
                    <w:bottom w:val="none" w:sz="0" w:space="0" w:color="auto"/>
                    <w:right w:val="none" w:sz="0" w:space="0" w:color="auto"/>
                  </w:divBdr>
                </w:div>
                <w:div w:id="25106278">
                  <w:marLeft w:val="144"/>
                  <w:marRight w:val="0"/>
                  <w:marTop w:val="40"/>
                  <w:marBottom w:val="40"/>
                  <w:divBdr>
                    <w:top w:val="none" w:sz="0" w:space="0" w:color="auto"/>
                    <w:left w:val="none" w:sz="0" w:space="0" w:color="auto"/>
                    <w:bottom w:val="none" w:sz="0" w:space="0" w:color="auto"/>
                    <w:right w:val="none" w:sz="0" w:space="0" w:color="auto"/>
                  </w:divBdr>
                </w:div>
                <w:div w:id="37124528">
                  <w:marLeft w:val="0"/>
                  <w:marRight w:val="0"/>
                  <w:marTop w:val="0"/>
                  <w:marBottom w:val="140"/>
                  <w:divBdr>
                    <w:top w:val="none" w:sz="0" w:space="0" w:color="auto"/>
                    <w:left w:val="none" w:sz="0" w:space="0" w:color="auto"/>
                    <w:bottom w:val="none" w:sz="0" w:space="0" w:color="auto"/>
                    <w:right w:val="none" w:sz="0" w:space="0" w:color="auto"/>
                  </w:divBdr>
                </w:div>
                <w:div w:id="37626231">
                  <w:marLeft w:val="0"/>
                  <w:marRight w:val="0"/>
                  <w:marTop w:val="40"/>
                  <w:marBottom w:val="40"/>
                  <w:divBdr>
                    <w:top w:val="none" w:sz="0" w:space="0" w:color="auto"/>
                    <w:left w:val="none" w:sz="0" w:space="0" w:color="auto"/>
                    <w:bottom w:val="none" w:sz="0" w:space="0" w:color="auto"/>
                    <w:right w:val="none" w:sz="0" w:space="0" w:color="auto"/>
                  </w:divBdr>
                </w:div>
                <w:div w:id="39866679">
                  <w:marLeft w:val="0"/>
                  <w:marRight w:val="0"/>
                  <w:marTop w:val="0"/>
                  <w:marBottom w:val="140"/>
                  <w:divBdr>
                    <w:top w:val="none" w:sz="0" w:space="0" w:color="auto"/>
                    <w:left w:val="none" w:sz="0" w:space="0" w:color="auto"/>
                    <w:bottom w:val="none" w:sz="0" w:space="0" w:color="auto"/>
                    <w:right w:val="none" w:sz="0" w:space="0" w:color="auto"/>
                  </w:divBdr>
                </w:div>
                <w:div w:id="43261601">
                  <w:marLeft w:val="0"/>
                  <w:marRight w:val="0"/>
                  <w:marTop w:val="0"/>
                  <w:marBottom w:val="140"/>
                  <w:divBdr>
                    <w:top w:val="none" w:sz="0" w:space="0" w:color="auto"/>
                    <w:left w:val="none" w:sz="0" w:space="0" w:color="auto"/>
                    <w:bottom w:val="none" w:sz="0" w:space="0" w:color="auto"/>
                    <w:right w:val="none" w:sz="0" w:space="0" w:color="auto"/>
                  </w:divBdr>
                </w:div>
                <w:div w:id="45566273">
                  <w:marLeft w:val="0"/>
                  <w:marRight w:val="0"/>
                  <w:marTop w:val="0"/>
                  <w:marBottom w:val="140"/>
                  <w:divBdr>
                    <w:top w:val="none" w:sz="0" w:space="0" w:color="auto"/>
                    <w:left w:val="none" w:sz="0" w:space="0" w:color="auto"/>
                    <w:bottom w:val="none" w:sz="0" w:space="0" w:color="auto"/>
                    <w:right w:val="none" w:sz="0" w:space="0" w:color="auto"/>
                  </w:divBdr>
                </w:div>
                <w:div w:id="50662259">
                  <w:marLeft w:val="0"/>
                  <w:marRight w:val="0"/>
                  <w:marTop w:val="0"/>
                  <w:marBottom w:val="140"/>
                  <w:divBdr>
                    <w:top w:val="none" w:sz="0" w:space="0" w:color="auto"/>
                    <w:left w:val="none" w:sz="0" w:space="0" w:color="auto"/>
                    <w:bottom w:val="none" w:sz="0" w:space="0" w:color="auto"/>
                    <w:right w:val="none" w:sz="0" w:space="0" w:color="auto"/>
                  </w:divBdr>
                </w:div>
                <w:div w:id="79525970">
                  <w:marLeft w:val="144"/>
                  <w:marRight w:val="0"/>
                  <w:marTop w:val="40"/>
                  <w:marBottom w:val="40"/>
                  <w:divBdr>
                    <w:top w:val="none" w:sz="0" w:space="0" w:color="auto"/>
                    <w:left w:val="none" w:sz="0" w:space="0" w:color="auto"/>
                    <w:bottom w:val="none" w:sz="0" w:space="0" w:color="auto"/>
                    <w:right w:val="none" w:sz="0" w:space="0" w:color="auto"/>
                  </w:divBdr>
                </w:div>
                <w:div w:id="79714584">
                  <w:marLeft w:val="144"/>
                  <w:marRight w:val="0"/>
                  <w:marTop w:val="40"/>
                  <w:marBottom w:val="40"/>
                  <w:divBdr>
                    <w:top w:val="none" w:sz="0" w:space="0" w:color="auto"/>
                    <w:left w:val="none" w:sz="0" w:space="0" w:color="auto"/>
                    <w:bottom w:val="none" w:sz="0" w:space="0" w:color="auto"/>
                    <w:right w:val="none" w:sz="0" w:space="0" w:color="auto"/>
                  </w:divBdr>
                </w:div>
                <w:div w:id="84034519">
                  <w:marLeft w:val="144"/>
                  <w:marRight w:val="0"/>
                  <w:marTop w:val="40"/>
                  <w:marBottom w:val="40"/>
                  <w:divBdr>
                    <w:top w:val="none" w:sz="0" w:space="0" w:color="auto"/>
                    <w:left w:val="none" w:sz="0" w:space="0" w:color="auto"/>
                    <w:bottom w:val="none" w:sz="0" w:space="0" w:color="auto"/>
                    <w:right w:val="none" w:sz="0" w:space="0" w:color="auto"/>
                  </w:divBdr>
                </w:div>
                <w:div w:id="84881573">
                  <w:marLeft w:val="0"/>
                  <w:marRight w:val="0"/>
                  <w:marTop w:val="40"/>
                  <w:marBottom w:val="40"/>
                  <w:divBdr>
                    <w:top w:val="none" w:sz="0" w:space="0" w:color="auto"/>
                    <w:left w:val="none" w:sz="0" w:space="0" w:color="auto"/>
                    <w:bottom w:val="none" w:sz="0" w:space="0" w:color="auto"/>
                    <w:right w:val="none" w:sz="0" w:space="0" w:color="auto"/>
                  </w:divBdr>
                </w:div>
                <w:div w:id="97531695">
                  <w:marLeft w:val="144"/>
                  <w:marRight w:val="0"/>
                  <w:marTop w:val="40"/>
                  <w:marBottom w:val="40"/>
                  <w:divBdr>
                    <w:top w:val="none" w:sz="0" w:space="0" w:color="auto"/>
                    <w:left w:val="none" w:sz="0" w:space="0" w:color="auto"/>
                    <w:bottom w:val="none" w:sz="0" w:space="0" w:color="auto"/>
                    <w:right w:val="none" w:sz="0" w:space="0" w:color="auto"/>
                  </w:divBdr>
                </w:div>
                <w:div w:id="100272727">
                  <w:marLeft w:val="144"/>
                  <w:marRight w:val="0"/>
                  <w:marTop w:val="40"/>
                  <w:marBottom w:val="40"/>
                  <w:divBdr>
                    <w:top w:val="none" w:sz="0" w:space="0" w:color="auto"/>
                    <w:left w:val="none" w:sz="0" w:space="0" w:color="auto"/>
                    <w:bottom w:val="none" w:sz="0" w:space="0" w:color="auto"/>
                    <w:right w:val="none" w:sz="0" w:space="0" w:color="auto"/>
                  </w:divBdr>
                </w:div>
                <w:div w:id="113331447">
                  <w:marLeft w:val="0"/>
                  <w:marRight w:val="0"/>
                  <w:marTop w:val="0"/>
                  <w:marBottom w:val="140"/>
                  <w:divBdr>
                    <w:top w:val="none" w:sz="0" w:space="0" w:color="auto"/>
                    <w:left w:val="none" w:sz="0" w:space="0" w:color="auto"/>
                    <w:bottom w:val="none" w:sz="0" w:space="0" w:color="auto"/>
                    <w:right w:val="none" w:sz="0" w:space="0" w:color="auto"/>
                  </w:divBdr>
                </w:div>
                <w:div w:id="128280678">
                  <w:marLeft w:val="144"/>
                  <w:marRight w:val="0"/>
                  <w:marTop w:val="40"/>
                  <w:marBottom w:val="40"/>
                  <w:divBdr>
                    <w:top w:val="none" w:sz="0" w:space="0" w:color="auto"/>
                    <w:left w:val="none" w:sz="0" w:space="0" w:color="auto"/>
                    <w:bottom w:val="none" w:sz="0" w:space="0" w:color="auto"/>
                    <w:right w:val="none" w:sz="0" w:space="0" w:color="auto"/>
                  </w:divBdr>
                </w:div>
                <w:div w:id="144514331">
                  <w:marLeft w:val="144"/>
                  <w:marRight w:val="0"/>
                  <w:marTop w:val="40"/>
                  <w:marBottom w:val="40"/>
                  <w:divBdr>
                    <w:top w:val="none" w:sz="0" w:space="0" w:color="auto"/>
                    <w:left w:val="none" w:sz="0" w:space="0" w:color="auto"/>
                    <w:bottom w:val="none" w:sz="0" w:space="0" w:color="auto"/>
                    <w:right w:val="none" w:sz="0" w:space="0" w:color="auto"/>
                  </w:divBdr>
                </w:div>
                <w:div w:id="154734989">
                  <w:marLeft w:val="144"/>
                  <w:marRight w:val="0"/>
                  <w:marTop w:val="40"/>
                  <w:marBottom w:val="40"/>
                  <w:divBdr>
                    <w:top w:val="none" w:sz="0" w:space="0" w:color="auto"/>
                    <w:left w:val="none" w:sz="0" w:space="0" w:color="auto"/>
                    <w:bottom w:val="none" w:sz="0" w:space="0" w:color="auto"/>
                    <w:right w:val="none" w:sz="0" w:space="0" w:color="auto"/>
                  </w:divBdr>
                </w:div>
                <w:div w:id="156655680">
                  <w:marLeft w:val="144"/>
                  <w:marRight w:val="0"/>
                  <w:marTop w:val="40"/>
                  <w:marBottom w:val="40"/>
                  <w:divBdr>
                    <w:top w:val="none" w:sz="0" w:space="0" w:color="auto"/>
                    <w:left w:val="none" w:sz="0" w:space="0" w:color="auto"/>
                    <w:bottom w:val="none" w:sz="0" w:space="0" w:color="auto"/>
                    <w:right w:val="none" w:sz="0" w:space="0" w:color="auto"/>
                  </w:divBdr>
                </w:div>
                <w:div w:id="161050187">
                  <w:marLeft w:val="0"/>
                  <w:marRight w:val="0"/>
                  <w:marTop w:val="0"/>
                  <w:marBottom w:val="140"/>
                  <w:divBdr>
                    <w:top w:val="none" w:sz="0" w:space="0" w:color="auto"/>
                    <w:left w:val="none" w:sz="0" w:space="0" w:color="auto"/>
                    <w:bottom w:val="none" w:sz="0" w:space="0" w:color="auto"/>
                    <w:right w:val="none" w:sz="0" w:space="0" w:color="auto"/>
                  </w:divBdr>
                </w:div>
                <w:div w:id="165483679">
                  <w:marLeft w:val="0"/>
                  <w:marRight w:val="0"/>
                  <w:marTop w:val="0"/>
                  <w:marBottom w:val="140"/>
                  <w:divBdr>
                    <w:top w:val="none" w:sz="0" w:space="0" w:color="auto"/>
                    <w:left w:val="none" w:sz="0" w:space="0" w:color="auto"/>
                    <w:bottom w:val="none" w:sz="0" w:space="0" w:color="auto"/>
                    <w:right w:val="none" w:sz="0" w:space="0" w:color="auto"/>
                  </w:divBdr>
                </w:div>
                <w:div w:id="166874030">
                  <w:marLeft w:val="144"/>
                  <w:marRight w:val="0"/>
                  <w:marTop w:val="40"/>
                  <w:marBottom w:val="40"/>
                  <w:divBdr>
                    <w:top w:val="none" w:sz="0" w:space="0" w:color="auto"/>
                    <w:left w:val="none" w:sz="0" w:space="0" w:color="auto"/>
                    <w:bottom w:val="none" w:sz="0" w:space="0" w:color="auto"/>
                    <w:right w:val="none" w:sz="0" w:space="0" w:color="auto"/>
                  </w:divBdr>
                </w:div>
                <w:div w:id="172379984">
                  <w:marLeft w:val="0"/>
                  <w:marRight w:val="0"/>
                  <w:marTop w:val="40"/>
                  <w:marBottom w:val="40"/>
                  <w:divBdr>
                    <w:top w:val="none" w:sz="0" w:space="0" w:color="auto"/>
                    <w:left w:val="none" w:sz="0" w:space="0" w:color="auto"/>
                    <w:bottom w:val="none" w:sz="0" w:space="0" w:color="auto"/>
                    <w:right w:val="none" w:sz="0" w:space="0" w:color="auto"/>
                  </w:divBdr>
                </w:div>
                <w:div w:id="177427530">
                  <w:marLeft w:val="144"/>
                  <w:marRight w:val="0"/>
                  <w:marTop w:val="40"/>
                  <w:marBottom w:val="40"/>
                  <w:divBdr>
                    <w:top w:val="none" w:sz="0" w:space="0" w:color="auto"/>
                    <w:left w:val="none" w:sz="0" w:space="0" w:color="auto"/>
                    <w:bottom w:val="none" w:sz="0" w:space="0" w:color="auto"/>
                    <w:right w:val="none" w:sz="0" w:space="0" w:color="auto"/>
                  </w:divBdr>
                </w:div>
                <w:div w:id="180625376">
                  <w:marLeft w:val="144"/>
                  <w:marRight w:val="0"/>
                  <w:marTop w:val="40"/>
                  <w:marBottom w:val="40"/>
                  <w:divBdr>
                    <w:top w:val="none" w:sz="0" w:space="0" w:color="auto"/>
                    <w:left w:val="none" w:sz="0" w:space="0" w:color="auto"/>
                    <w:bottom w:val="none" w:sz="0" w:space="0" w:color="auto"/>
                    <w:right w:val="none" w:sz="0" w:space="0" w:color="auto"/>
                  </w:divBdr>
                </w:div>
                <w:div w:id="185563062">
                  <w:marLeft w:val="0"/>
                  <w:marRight w:val="0"/>
                  <w:marTop w:val="0"/>
                  <w:marBottom w:val="140"/>
                  <w:divBdr>
                    <w:top w:val="none" w:sz="0" w:space="0" w:color="auto"/>
                    <w:left w:val="none" w:sz="0" w:space="0" w:color="auto"/>
                    <w:bottom w:val="none" w:sz="0" w:space="0" w:color="auto"/>
                    <w:right w:val="none" w:sz="0" w:space="0" w:color="auto"/>
                  </w:divBdr>
                </w:div>
                <w:div w:id="200554226">
                  <w:marLeft w:val="144"/>
                  <w:marRight w:val="0"/>
                  <w:marTop w:val="40"/>
                  <w:marBottom w:val="40"/>
                  <w:divBdr>
                    <w:top w:val="none" w:sz="0" w:space="0" w:color="auto"/>
                    <w:left w:val="none" w:sz="0" w:space="0" w:color="auto"/>
                    <w:bottom w:val="none" w:sz="0" w:space="0" w:color="auto"/>
                    <w:right w:val="none" w:sz="0" w:space="0" w:color="auto"/>
                  </w:divBdr>
                </w:div>
                <w:div w:id="214237564">
                  <w:marLeft w:val="0"/>
                  <w:marRight w:val="0"/>
                  <w:marTop w:val="0"/>
                  <w:marBottom w:val="140"/>
                  <w:divBdr>
                    <w:top w:val="none" w:sz="0" w:space="0" w:color="auto"/>
                    <w:left w:val="none" w:sz="0" w:space="0" w:color="auto"/>
                    <w:bottom w:val="none" w:sz="0" w:space="0" w:color="auto"/>
                    <w:right w:val="none" w:sz="0" w:space="0" w:color="auto"/>
                  </w:divBdr>
                </w:div>
                <w:div w:id="224874683">
                  <w:marLeft w:val="144"/>
                  <w:marRight w:val="0"/>
                  <w:marTop w:val="40"/>
                  <w:marBottom w:val="40"/>
                  <w:divBdr>
                    <w:top w:val="none" w:sz="0" w:space="0" w:color="auto"/>
                    <w:left w:val="none" w:sz="0" w:space="0" w:color="auto"/>
                    <w:bottom w:val="none" w:sz="0" w:space="0" w:color="auto"/>
                    <w:right w:val="none" w:sz="0" w:space="0" w:color="auto"/>
                  </w:divBdr>
                </w:div>
                <w:div w:id="234750503">
                  <w:marLeft w:val="144"/>
                  <w:marRight w:val="0"/>
                  <w:marTop w:val="40"/>
                  <w:marBottom w:val="40"/>
                  <w:divBdr>
                    <w:top w:val="none" w:sz="0" w:space="0" w:color="auto"/>
                    <w:left w:val="none" w:sz="0" w:space="0" w:color="auto"/>
                    <w:bottom w:val="none" w:sz="0" w:space="0" w:color="auto"/>
                    <w:right w:val="none" w:sz="0" w:space="0" w:color="auto"/>
                  </w:divBdr>
                </w:div>
                <w:div w:id="237788465">
                  <w:marLeft w:val="144"/>
                  <w:marRight w:val="0"/>
                  <w:marTop w:val="40"/>
                  <w:marBottom w:val="40"/>
                  <w:divBdr>
                    <w:top w:val="none" w:sz="0" w:space="0" w:color="auto"/>
                    <w:left w:val="none" w:sz="0" w:space="0" w:color="auto"/>
                    <w:bottom w:val="none" w:sz="0" w:space="0" w:color="auto"/>
                    <w:right w:val="none" w:sz="0" w:space="0" w:color="auto"/>
                  </w:divBdr>
                </w:div>
                <w:div w:id="246503072">
                  <w:marLeft w:val="144"/>
                  <w:marRight w:val="0"/>
                  <w:marTop w:val="40"/>
                  <w:marBottom w:val="40"/>
                  <w:divBdr>
                    <w:top w:val="none" w:sz="0" w:space="0" w:color="auto"/>
                    <w:left w:val="none" w:sz="0" w:space="0" w:color="auto"/>
                    <w:bottom w:val="none" w:sz="0" w:space="0" w:color="auto"/>
                    <w:right w:val="none" w:sz="0" w:space="0" w:color="auto"/>
                  </w:divBdr>
                </w:div>
                <w:div w:id="269549915">
                  <w:marLeft w:val="144"/>
                  <w:marRight w:val="0"/>
                  <w:marTop w:val="40"/>
                  <w:marBottom w:val="40"/>
                  <w:divBdr>
                    <w:top w:val="none" w:sz="0" w:space="0" w:color="auto"/>
                    <w:left w:val="none" w:sz="0" w:space="0" w:color="auto"/>
                    <w:bottom w:val="none" w:sz="0" w:space="0" w:color="auto"/>
                    <w:right w:val="none" w:sz="0" w:space="0" w:color="auto"/>
                  </w:divBdr>
                </w:div>
                <w:div w:id="278221259">
                  <w:marLeft w:val="144"/>
                  <w:marRight w:val="0"/>
                  <w:marTop w:val="40"/>
                  <w:marBottom w:val="40"/>
                  <w:divBdr>
                    <w:top w:val="none" w:sz="0" w:space="0" w:color="auto"/>
                    <w:left w:val="none" w:sz="0" w:space="0" w:color="auto"/>
                    <w:bottom w:val="none" w:sz="0" w:space="0" w:color="auto"/>
                    <w:right w:val="none" w:sz="0" w:space="0" w:color="auto"/>
                  </w:divBdr>
                </w:div>
                <w:div w:id="279647422">
                  <w:marLeft w:val="144"/>
                  <w:marRight w:val="0"/>
                  <w:marTop w:val="40"/>
                  <w:marBottom w:val="40"/>
                  <w:divBdr>
                    <w:top w:val="none" w:sz="0" w:space="0" w:color="auto"/>
                    <w:left w:val="none" w:sz="0" w:space="0" w:color="auto"/>
                    <w:bottom w:val="none" w:sz="0" w:space="0" w:color="auto"/>
                    <w:right w:val="none" w:sz="0" w:space="0" w:color="auto"/>
                  </w:divBdr>
                </w:div>
                <w:div w:id="280651739">
                  <w:marLeft w:val="144"/>
                  <w:marRight w:val="0"/>
                  <w:marTop w:val="40"/>
                  <w:marBottom w:val="40"/>
                  <w:divBdr>
                    <w:top w:val="none" w:sz="0" w:space="0" w:color="auto"/>
                    <w:left w:val="none" w:sz="0" w:space="0" w:color="auto"/>
                    <w:bottom w:val="none" w:sz="0" w:space="0" w:color="auto"/>
                    <w:right w:val="none" w:sz="0" w:space="0" w:color="auto"/>
                  </w:divBdr>
                </w:div>
                <w:div w:id="280840616">
                  <w:marLeft w:val="144"/>
                  <w:marRight w:val="0"/>
                  <w:marTop w:val="40"/>
                  <w:marBottom w:val="40"/>
                  <w:divBdr>
                    <w:top w:val="none" w:sz="0" w:space="0" w:color="auto"/>
                    <w:left w:val="none" w:sz="0" w:space="0" w:color="auto"/>
                    <w:bottom w:val="none" w:sz="0" w:space="0" w:color="auto"/>
                    <w:right w:val="none" w:sz="0" w:space="0" w:color="auto"/>
                  </w:divBdr>
                </w:div>
                <w:div w:id="286662892">
                  <w:marLeft w:val="0"/>
                  <w:marRight w:val="0"/>
                  <w:marTop w:val="0"/>
                  <w:marBottom w:val="140"/>
                  <w:divBdr>
                    <w:top w:val="none" w:sz="0" w:space="0" w:color="auto"/>
                    <w:left w:val="none" w:sz="0" w:space="0" w:color="auto"/>
                    <w:bottom w:val="none" w:sz="0" w:space="0" w:color="auto"/>
                    <w:right w:val="none" w:sz="0" w:space="0" w:color="auto"/>
                  </w:divBdr>
                </w:div>
                <w:div w:id="288897254">
                  <w:marLeft w:val="144"/>
                  <w:marRight w:val="0"/>
                  <w:marTop w:val="40"/>
                  <w:marBottom w:val="40"/>
                  <w:divBdr>
                    <w:top w:val="none" w:sz="0" w:space="0" w:color="auto"/>
                    <w:left w:val="none" w:sz="0" w:space="0" w:color="auto"/>
                    <w:bottom w:val="none" w:sz="0" w:space="0" w:color="auto"/>
                    <w:right w:val="none" w:sz="0" w:space="0" w:color="auto"/>
                  </w:divBdr>
                </w:div>
                <w:div w:id="294262504">
                  <w:marLeft w:val="144"/>
                  <w:marRight w:val="0"/>
                  <w:marTop w:val="40"/>
                  <w:marBottom w:val="40"/>
                  <w:divBdr>
                    <w:top w:val="none" w:sz="0" w:space="0" w:color="auto"/>
                    <w:left w:val="none" w:sz="0" w:space="0" w:color="auto"/>
                    <w:bottom w:val="none" w:sz="0" w:space="0" w:color="auto"/>
                    <w:right w:val="none" w:sz="0" w:space="0" w:color="auto"/>
                  </w:divBdr>
                </w:div>
                <w:div w:id="316224607">
                  <w:marLeft w:val="0"/>
                  <w:marRight w:val="0"/>
                  <w:marTop w:val="0"/>
                  <w:marBottom w:val="140"/>
                  <w:divBdr>
                    <w:top w:val="none" w:sz="0" w:space="0" w:color="auto"/>
                    <w:left w:val="none" w:sz="0" w:space="0" w:color="auto"/>
                    <w:bottom w:val="none" w:sz="0" w:space="0" w:color="auto"/>
                    <w:right w:val="none" w:sz="0" w:space="0" w:color="auto"/>
                  </w:divBdr>
                </w:div>
                <w:div w:id="333847202">
                  <w:marLeft w:val="144"/>
                  <w:marRight w:val="0"/>
                  <w:marTop w:val="40"/>
                  <w:marBottom w:val="40"/>
                  <w:divBdr>
                    <w:top w:val="none" w:sz="0" w:space="0" w:color="auto"/>
                    <w:left w:val="none" w:sz="0" w:space="0" w:color="auto"/>
                    <w:bottom w:val="none" w:sz="0" w:space="0" w:color="auto"/>
                    <w:right w:val="none" w:sz="0" w:space="0" w:color="auto"/>
                  </w:divBdr>
                </w:div>
                <w:div w:id="353507253">
                  <w:marLeft w:val="144"/>
                  <w:marRight w:val="0"/>
                  <w:marTop w:val="40"/>
                  <w:marBottom w:val="40"/>
                  <w:divBdr>
                    <w:top w:val="none" w:sz="0" w:space="0" w:color="auto"/>
                    <w:left w:val="none" w:sz="0" w:space="0" w:color="auto"/>
                    <w:bottom w:val="none" w:sz="0" w:space="0" w:color="auto"/>
                    <w:right w:val="none" w:sz="0" w:space="0" w:color="auto"/>
                  </w:divBdr>
                </w:div>
                <w:div w:id="382290689">
                  <w:marLeft w:val="144"/>
                  <w:marRight w:val="0"/>
                  <w:marTop w:val="40"/>
                  <w:marBottom w:val="40"/>
                  <w:divBdr>
                    <w:top w:val="none" w:sz="0" w:space="0" w:color="auto"/>
                    <w:left w:val="none" w:sz="0" w:space="0" w:color="auto"/>
                    <w:bottom w:val="none" w:sz="0" w:space="0" w:color="auto"/>
                    <w:right w:val="none" w:sz="0" w:space="0" w:color="auto"/>
                  </w:divBdr>
                </w:div>
                <w:div w:id="398287366">
                  <w:marLeft w:val="0"/>
                  <w:marRight w:val="0"/>
                  <w:marTop w:val="0"/>
                  <w:marBottom w:val="140"/>
                  <w:divBdr>
                    <w:top w:val="none" w:sz="0" w:space="0" w:color="auto"/>
                    <w:left w:val="none" w:sz="0" w:space="0" w:color="auto"/>
                    <w:bottom w:val="none" w:sz="0" w:space="0" w:color="auto"/>
                    <w:right w:val="none" w:sz="0" w:space="0" w:color="auto"/>
                  </w:divBdr>
                </w:div>
                <w:div w:id="401752717">
                  <w:marLeft w:val="144"/>
                  <w:marRight w:val="0"/>
                  <w:marTop w:val="40"/>
                  <w:marBottom w:val="40"/>
                  <w:divBdr>
                    <w:top w:val="none" w:sz="0" w:space="0" w:color="auto"/>
                    <w:left w:val="none" w:sz="0" w:space="0" w:color="auto"/>
                    <w:bottom w:val="none" w:sz="0" w:space="0" w:color="auto"/>
                    <w:right w:val="none" w:sz="0" w:space="0" w:color="auto"/>
                  </w:divBdr>
                </w:div>
                <w:div w:id="411321955">
                  <w:marLeft w:val="144"/>
                  <w:marRight w:val="0"/>
                  <w:marTop w:val="40"/>
                  <w:marBottom w:val="40"/>
                  <w:divBdr>
                    <w:top w:val="none" w:sz="0" w:space="0" w:color="auto"/>
                    <w:left w:val="none" w:sz="0" w:space="0" w:color="auto"/>
                    <w:bottom w:val="none" w:sz="0" w:space="0" w:color="auto"/>
                    <w:right w:val="none" w:sz="0" w:space="0" w:color="auto"/>
                  </w:divBdr>
                </w:div>
                <w:div w:id="411856768">
                  <w:marLeft w:val="144"/>
                  <w:marRight w:val="0"/>
                  <w:marTop w:val="40"/>
                  <w:marBottom w:val="40"/>
                  <w:divBdr>
                    <w:top w:val="none" w:sz="0" w:space="0" w:color="auto"/>
                    <w:left w:val="none" w:sz="0" w:space="0" w:color="auto"/>
                    <w:bottom w:val="none" w:sz="0" w:space="0" w:color="auto"/>
                    <w:right w:val="none" w:sz="0" w:space="0" w:color="auto"/>
                  </w:divBdr>
                </w:div>
                <w:div w:id="433286891">
                  <w:marLeft w:val="144"/>
                  <w:marRight w:val="0"/>
                  <w:marTop w:val="40"/>
                  <w:marBottom w:val="40"/>
                  <w:divBdr>
                    <w:top w:val="none" w:sz="0" w:space="0" w:color="auto"/>
                    <w:left w:val="none" w:sz="0" w:space="0" w:color="auto"/>
                    <w:bottom w:val="none" w:sz="0" w:space="0" w:color="auto"/>
                    <w:right w:val="none" w:sz="0" w:space="0" w:color="auto"/>
                  </w:divBdr>
                </w:div>
                <w:div w:id="451245130">
                  <w:marLeft w:val="144"/>
                  <w:marRight w:val="0"/>
                  <w:marTop w:val="40"/>
                  <w:marBottom w:val="40"/>
                  <w:divBdr>
                    <w:top w:val="none" w:sz="0" w:space="0" w:color="auto"/>
                    <w:left w:val="none" w:sz="0" w:space="0" w:color="auto"/>
                    <w:bottom w:val="none" w:sz="0" w:space="0" w:color="auto"/>
                    <w:right w:val="none" w:sz="0" w:space="0" w:color="auto"/>
                  </w:divBdr>
                </w:div>
                <w:div w:id="459764721">
                  <w:marLeft w:val="0"/>
                  <w:marRight w:val="0"/>
                  <w:marTop w:val="0"/>
                  <w:marBottom w:val="140"/>
                  <w:divBdr>
                    <w:top w:val="none" w:sz="0" w:space="0" w:color="auto"/>
                    <w:left w:val="none" w:sz="0" w:space="0" w:color="auto"/>
                    <w:bottom w:val="none" w:sz="0" w:space="0" w:color="auto"/>
                    <w:right w:val="none" w:sz="0" w:space="0" w:color="auto"/>
                  </w:divBdr>
                </w:div>
                <w:div w:id="459807353">
                  <w:marLeft w:val="0"/>
                  <w:marRight w:val="0"/>
                  <w:marTop w:val="0"/>
                  <w:marBottom w:val="140"/>
                  <w:divBdr>
                    <w:top w:val="none" w:sz="0" w:space="0" w:color="auto"/>
                    <w:left w:val="none" w:sz="0" w:space="0" w:color="auto"/>
                    <w:bottom w:val="none" w:sz="0" w:space="0" w:color="auto"/>
                    <w:right w:val="none" w:sz="0" w:space="0" w:color="auto"/>
                  </w:divBdr>
                </w:div>
                <w:div w:id="485629606">
                  <w:marLeft w:val="144"/>
                  <w:marRight w:val="0"/>
                  <w:marTop w:val="40"/>
                  <w:marBottom w:val="40"/>
                  <w:divBdr>
                    <w:top w:val="none" w:sz="0" w:space="0" w:color="auto"/>
                    <w:left w:val="none" w:sz="0" w:space="0" w:color="auto"/>
                    <w:bottom w:val="none" w:sz="0" w:space="0" w:color="auto"/>
                    <w:right w:val="none" w:sz="0" w:space="0" w:color="auto"/>
                  </w:divBdr>
                </w:div>
                <w:div w:id="488256972">
                  <w:marLeft w:val="144"/>
                  <w:marRight w:val="0"/>
                  <w:marTop w:val="40"/>
                  <w:marBottom w:val="40"/>
                  <w:divBdr>
                    <w:top w:val="none" w:sz="0" w:space="0" w:color="auto"/>
                    <w:left w:val="none" w:sz="0" w:space="0" w:color="auto"/>
                    <w:bottom w:val="none" w:sz="0" w:space="0" w:color="auto"/>
                    <w:right w:val="none" w:sz="0" w:space="0" w:color="auto"/>
                  </w:divBdr>
                </w:div>
                <w:div w:id="489247617">
                  <w:marLeft w:val="144"/>
                  <w:marRight w:val="0"/>
                  <w:marTop w:val="40"/>
                  <w:marBottom w:val="40"/>
                  <w:divBdr>
                    <w:top w:val="none" w:sz="0" w:space="0" w:color="auto"/>
                    <w:left w:val="none" w:sz="0" w:space="0" w:color="auto"/>
                    <w:bottom w:val="none" w:sz="0" w:space="0" w:color="auto"/>
                    <w:right w:val="none" w:sz="0" w:space="0" w:color="auto"/>
                  </w:divBdr>
                </w:div>
                <w:div w:id="496576641">
                  <w:marLeft w:val="144"/>
                  <w:marRight w:val="0"/>
                  <w:marTop w:val="40"/>
                  <w:marBottom w:val="40"/>
                  <w:divBdr>
                    <w:top w:val="none" w:sz="0" w:space="0" w:color="auto"/>
                    <w:left w:val="none" w:sz="0" w:space="0" w:color="auto"/>
                    <w:bottom w:val="none" w:sz="0" w:space="0" w:color="auto"/>
                    <w:right w:val="none" w:sz="0" w:space="0" w:color="auto"/>
                  </w:divBdr>
                </w:div>
                <w:div w:id="509875030">
                  <w:marLeft w:val="0"/>
                  <w:marRight w:val="0"/>
                  <w:marTop w:val="40"/>
                  <w:marBottom w:val="40"/>
                  <w:divBdr>
                    <w:top w:val="none" w:sz="0" w:space="0" w:color="auto"/>
                    <w:left w:val="none" w:sz="0" w:space="0" w:color="auto"/>
                    <w:bottom w:val="none" w:sz="0" w:space="0" w:color="auto"/>
                    <w:right w:val="none" w:sz="0" w:space="0" w:color="auto"/>
                  </w:divBdr>
                </w:div>
                <w:div w:id="528491988">
                  <w:marLeft w:val="144"/>
                  <w:marRight w:val="0"/>
                  <w:marTop w:val="40"/>
                  <w:marBottom w:val="40"/>
                  <w:divBdr>
                    <w:top w:val="none" w:sz="0" w:space="0" w:color="auto"/>
                    <w:left w:val="none" w:sz="0" w:space="0" w:color="auto"/>
                    <w:bottom w:val="none" w:sz="0" w:space="0" w:color="auto"/>
                    <w:right w:val="none" w:sz="0" w:space="0" w:color="auto"/>
                  </w:divBdr>
                </w:div>
                <w:div w:id="529684869">
                  <w:marLeft w:val="144"/>
                  <w:marRight w:val="0"/>
                  <w:marTop w:val="40"/>
                  <w:marBottom w:val="40"/>
                  <w:divBdr>
                    <w:top w:val="none" w:sz="0" w:space="0" w:color="auto"/>
                    <w:left w:val="none" w:sz="0" w:space="0" w:color="auto"/>
                    <w:bottom w:val="none" w:sz="0" w:space="0" w:color="auto"/>
                    <w:right w:val="none" w:sz="0" w:space="0" w:color="auto"/>
                  </w:divBdr>
                </w:div>
                <w:div w:id="533271763">
                  <w:marLeft w:val="144"/>
                  <w:marRight w:val="0"/>
                  <w:marTop w:val="40"/>
                  <w:marBottom w:val="40"/>
                  <w:divBdr>
                    <w:top w:val="none" w:sz="0" w:space="0" w:color="auto"/>
                    <w:left w:val="none" w:sz="0" w:space="0" w:color="auto"/>
                    <w:bottom w:val="none" w:sz="0" w:space="0" w:color="auto"/>
                    <w:right w:val="none" w:sz="0" w:space="0" w:color="auto"/>
                  </w:divBdr>
                </w:div>
                <w:div w:id="533808933">
                  <w:marLeft w:val="144"/>
                  <w:marRight w:val="0"/>
                  <w:marTop w:val="40"/>
                  <w:marBottom w:val="40"/>
                  <w:divBdr>
                    <w:top w:val="none" w:sz="0" w:space="0" w:color="auto"/>
                    <w:left w:val="none" w:sz="0" w:space="0" w:color="auto"/>
                    <w:bottom w:val="none" w:sz="0" w:space="0" w:color="auto"/>
                    <w:right w:val="none" w:sz="0" w:space="0" w:color="auto"/>
                  </w:divBdr>
                </w:div>
                <w:div w:id="540097001">
                  <w:marLeft w:val="144"/>
                  <w:marRight w:val="0"/>
                  <w:marTop w:val="40"/>
                  <w:marBottom w:val="40"/>
                  <w:divBdr>
                    <w:top w:val="none" w:sz="0" w:space="0" w:color="auto"/>
                    <w:left w:val="none" w:sz="0" w:space="0" w:color="auto"/>
                    <w:bottom w:val="none" w:sz="0" w:space="0" w:color="auto"/>
                    <w:right w:val="none" w:sz="0" w:space="0" w:color="auto"/>
                  </w:divBdr>
                </w:div>
                <w:div w:id="541483461">
                  <w:marLeft w:val="144"/>
                  <w:marRight w:val="0"/>
                  <w:marTop w:val="40"/>
                  <w:marBottom w:val="40"/>
                  <w:divBdr>
                    <w:top w:val="none" w:sz="0" w:space="0" w:color="auto"/>
                    <w:left w:val="none" w:sz="0" w:space="0" w:color="auto"/>
                    <w:bottom w:val="none" w:sz="0" w:space="0" w:color="auto"/>
                    <w:right w:val="none" w:sz="0" w:space="0" w:color="auto"/>
                  </w:divBdr>
                </w:div>
                <w:div w:id="548034167">
                  <w:marLeft w:val="144"/>
                  <w:marRight w:val="0"/>
                  <w:marTop w:val="40"/>
                  <w:marBottom w:val="40"/>
                  <w:divBdr>
                    <w:top w:val="none" w:sz="0" w:space="0" w:color="auto"/>
                    <w:left w:val="none" w:sz="0" w:space="0" w:color="auto"/>
                    <w:bottom w:val="none" w:sz="0" w:space="0" w:color="auto"/>
                    <w:right w:val="none" w:sz="0" w:space="0" w:color="auto"/>
                  </w:divBdr>
                </w:div>
                <w:div w:id="557934010">
                  <w:marLeft w:val="144"/>
                  <w:marRight w:val="0"/>
                  <w:marTop w:val="40"/>
                  <w:marBottom w:val="40"/>
                  <w:divBdr>
                    <w:top w:val="none" w:sz="0" w:space="0" w:color="auto"/>
                    <w:left w:val="none" w:sz="0" w:space="0" w:color="auto"/>
                    <w:bottom w:val="none" w:sz="0" w:space="0" w:color="auto"/>
                    <w:right w:val="none" w:sz="0" w:space="0" w:color="auto"/>
                  </w:divBdr>
                </w:div>
                <w:div w:id="560406070">
                  <w:marLeft w:val="0"/>
                  <w:marRight w:val="0"/>
                  <w:marTop w:val="0"/>
                  <w:marBottom w:val="140"/>
                  <w:divBdr>
                    <w:top w:val="none" w:sz="0" w:space="0" w:color="auto"/>
                    <w:left w:val="none" w:sz="0" w:space="0" w:color="auto"/>
                    <w:bottom w:val="none" w:sz="0" w:space="0" w:color="auto"/>
                    <w:right w:val="none" w:sz="0" w:space="0" w:color="auto"/>
                  </w:divBdr>
                </w:div>
                <w:div w:id="563756361">
                  <w:marLeft w:val="144"/>
                  <w:marRight w:val="0"/>
                  <w:marTop w:val="40"/>
                  <w:marBottom w:val="40"/>
                  <w:divBdr>
                    <w:top w:val="none" w:sz="0" w:space="0" w:color="auto"/>
                    <w:left w:val="none" w:sz="0" w:space="0" w:color="auto"/>
                    <w:bottom w:val="none" w:sz="0" w:space="0" w:color="auto"/>
                    <w:right w:val="none" w:sz="0" w:space="0" w:color="auto"/>
                  </w:divBdr>
                </w:div>
                <w:div w:id="565799606">
                  <w:marLeft w:val="144"/>
                  <w:marRight w:val="0"/>
                  <w:marTop w:val="40"/>
                  <w:marBottom w:val="40"/>
                  <w:divBdr>
                    <w:top w:val="none" w:sz="0" w:space="0" w:color="auto"/>
                    <w:left w:val="none" w:sz="0" w:space="0" w:color="auto"/>
                    <w:bottom w:val="none" w:sz="0" w:space="0" w:color="auto"/>
                    <w:right w:val="none" w:sz="0" w:space="0" w:color="auto"/>
                  </w:divBdr>
                </w:div>
                <w:div w:id="573128896">
                  <w:marLeft w:val="144"/>
                  <w:marRight w:val="0"/>
                  <w:marTop w:val="40"/>
                  <w:marBottom w:val="40"/>
                  <w:divBdr>
                    <w:top w:val="none" w:sz="0" w:space="0" w:color="auto"/>
                    <w:left w:val="none" w:sz="0" w:space="0" w:color="auto"/>
                    <w:bottom w:val="none" w:sz="0" w:space="0" w:color="auto"/>
                    <w:right w:val="none" w:sz="0" w:space="0" w:color="auto"/>
                  </w:divBdr>
                </w:div>
                <w:div w:id="581834569">
                  <w:marLeft w:val="144"/>
                  <w:marRight w:val="0"/>
                  <w:marTop w:val="40"/>
                  <w:marBottom w:val="40"/>
                  <w:divBdr>
                    <w:top w:val="none" w:sz="0" w:space="0" w:color="auto"/>
                    <w:left w:val="none" w:sz="0" w:space="0" w:color="auto"/>
                    <w:bottom w:val="none" w:sz="0" w:space="0" w:color="auto"/>
                    <w:right w:val="none" w:sz="0" w:space="0" w:color="auto"/>
                  </w:divBdr>
                </w:div>
                <w:div w:id="583807903">
                  <w:marLeft w:val="144"/>
                  <w:marRight w:val="0"/>
                  <w:marTop w:val="40"/>
                  <w:marBottom w:val="40"/>
                  <w:divBdr>
                    <w:top w:val="none" w:sz="0" w:space="0" w:color="auto"/>
                    <w:left w:val="none" w:sz="0" w:space="0" w:color="auto"/>
                    <w:bottom w:val="none" w:sz="0" w:space="0" w:color="auto"/>
                    <w:right w:val="none" w:sz="0" w:space="0" w:color="auto"/>
                  </w:divBdr>
                </w:div>
                <w:div w:id="584151056">
                  <w:marLeft w:val="144"/>
                  <w:marRight w:val="0"/>
                  <w:marTop w:val="40"/>
                  <w:marBottom w:val="40"/>
                  <w:divBdr>
                    <w:top w:val="none" w:sz="0" w:space="0" w:color="auto"/>
                    <w:left w:val="none" w:sz="0" w:space="0" w:color="auto"/>
                    <w:bottom w:val="none" w:sz="0" w:space="0" w:color="auto"/>
                    <w:right w:val="none" w:sz="0" w:space="0" w:color="auto"/>
                  </w:divBdr>
                </w:div>
                <w:div w:id="586694199">
                  <w:marLeft w:val="0"/>
                  <w:marRight w:val="0"/>
                  <w:marTop w:val="40"/>
                  <w:marBottom w:val="40"/>
                  <w:divBdr>
                    <w:top w:val="none" w:sz="0" w:space="0" w:color="auto"/>
                    <w:left w:val="none" w:sz="0" w:space="0" w:color="auto"/>
                    <w:bottom w:val="none" w:sz="0" w:space="0" w:color="auto"/>
                    <w:right w:val="none" w:sz="0" w:space="0" w:color="auto"/>
                  </w:divBdr>
                </w:div>
                <w:div w:id="592012528">
                  <w:marLeft w:val="144"/>
                  <w:marRight w:val="0"/>
                  <w:marTop w:val="40"/>
                  <w:marBottom w:val="40"/>
                  <w:divBdr>
                    <w:top w:val="none" w:sz="0" w:space="0" w:color="auto"/>
                    <w:left w:val="none" w:sz="0" w:space="0" w:color="auto"/>
                    <w:bottom w:val="none" w:sz="0" w:space="0" w:color="auto"/>
                    <w:right w:val="none" w:sz="0" w:space="0" w:color="auto"/>
                  </w:divBdr>
                </w:div>
                <w:div w:id="593050758">
                  <w:marLeft w:val="0"/>
                  <w:marRight w:val="0"/>
                  <w:marTop w:val="40"/>
                  <w:marBottom w:val="40"/>
                  <w:divBdr>
                    <w:top w:val="none" w:sz="0" w:space="0" w:color="auto"/>
                    <w:left w:val="none" w:sz="0" w:space="0" w:color="auto"/>
                    <w:bottom w:val="none" w:sz="0" w:space="0" w:color="auto"/>
                    <w:right w:val="none" w:sz="0" w:space="0" w:color="auto"/>
                  </w:divBdr>
                </w:div>
                <w:div w:id="594292596">
                  <w:marLeft w:val="144"/>
                  <w:marRight w:val="0"/>
                  <w:marTop w:val="40"/>
                  <w:marBottom w:val="40"/>
                  <w:divBdr>
                    <w:top w:val="none" w:sz="0" w:space="0" w:color="auto"/>
                    <w:left w:val="none" w:sz="0" w:space="0" w:color="auto"/>
                    <w:bottom w:val="none" w:sz="0" w:space="0" w:color="auto"/>
                    <w:right w:val="none" w:sz="0" w:space="0" w:color="auto"/>
                  </w:divBdr>
                </w:div>
                <w:div w:id="620260064">
                  <w:marLeft w:val="144"/>
                  <w:marRight w:val="0"/>
                  <w:marTop w:val="40"/>
                  <w:marBottom w:val="40"/>
                  <w:divBdr>
                    <w:top w:val="none" w:sz="0" w:space="0" w:color="auto"/>
                    <w:left w:val="none" w:sz="0" w:space="0" w:color="auto"/>
                    <w:bottom w:val="none" w:sz="0" w:space="0" w:color="auto"/>
                    <w:right w:val="none" w:sz="0" w:space="0" w:color="auto"/>
                  </w:divBdr>
                </w:div>
                <w:div w:id="622537665">
                  <w:marLeft w:val="144"/>
                  <w:marRight w:val="0"/>
                  <w:marTop w:val="40"/>
                  <w:marBottom w:val="40"/>
                  <w:divBdr>
                    <w:top w:val="none" w:sz="0" w:space="0" w:color="auto"/>
                    <w:left w:val="none" w:sz="0" w:space="0" w:color="auto"/>
                    <w:bottom w:val="none" w:sz="0" w:space="0" w:color="auto"/>
                    <w:right w:val="none" w:sz="0" w:space="0" w:color="auto"/>
                  </w:divBdr>
                </w:div>
                <w:div w:id="634220015">
                  <w:marLeft w:val="144"/>
                  <w:marRight w:val="0"/>
                  <w:marTop w:val="40"/>
                  <w:marBottom w:val="40"/>
                  <w:divBdr>
                    <w:top w:val="none" w:sz="0" w:space="0" w:color="auto"/>
                    <w:left w:val="none" w:sz="0" w:space="0" w:color="auto"/>
                    <w:bottom w:val="none" w:sz="0" w:space="0" w:color="auto"/>
                    <w:right w:val="none" w:sz="0" w:space="0" w:color="auto"/>
                  </w:divBdr>
                </w:div>
                <w:div w:id="634867736">
                  <w:marLeft w:val="144"/>
                  <w:marRight w:val="0"/>
                  <w:marTop w:val="40"/>
                  <w:marBottom w:val="40"/>
                  <w:divBdr>
                    <w:top w:val="none" w:sz="0" w:space="0" w:color="auto"/>
                    <w:left w:val="none" w:sz="0" w:space="0" w:color="auto"/>
                    <w:bottom w:val="none" w:sz="0" w:space="0" w:color="auto"/>
                    <w:right w:val="none" w:sz="0" w:space="0" w:color="auto"/>
                  </w:divBdr>
                </w:div>
                <w:div w:id="667245296">
                  <w:marLeft w:val="144"/>
                  <w:marRight w:val="0"/>
                  <w:marTop w:val="40"/>
                  <w:marBottom w:val="40"/>
                  <w:divBdr>
                    <w:top w:val="none" w:sz="0" w:space="0" w:color="auto"/>
                    <w:left w:val="none" w:sz="0" w:space="0" w:color="auto"/>
                    <w:bottom w:val="none" w:sz="0" w:space="0" w:color="auto"/>
                    <w:right w:val="none" w:sz="0" w:space="0" w:color="auto"/>
                  </w:divBdr>
                </w:div>
                <w:div w:id="679506327">
                  <w:marLeft w:val="0"/>
                  <w:marRight w:val="0"/>
                  <w:marTop w:val="0"/>
                  <w:marBottom w:val="140"/>
                  <w:divBdr>
                    <w:top w:val="none" w:sz="0" w:space="0" w:color="auto"/>
                    <w:left w:val="none" w:sz="0" w:space="0" w:color="auto"/>
                    <w:bottom w:val="none" w:sz="0" w:space="0" w:color="auto"/>
                    <w:right w:val="none" w:sz="0" w:space="0" w:color="auto"/>
                  </w:divBdr>
                </w:div>
                <w:div w:id="693268089">
                  <w:marLeft w:val="144"/>
                  <w:marRight w:val="0"/>
                  <w:marTop w:val="40"/>
                  <w:marBottom w:val="40"/>
                  <w:divBdr>
                    <w:top w:val="none" w:sz="0" w:space="0" w:color="auto"/>
                    <w:left w:val="none" w:sz="0" w:space="0" w:color="auto"/>
                    <w:bottom w:val="none" w:sz="0" w:space="0" w:color="auto"/>
                    <w:right w:val="none" w:sz="0" w:space="0" w:color="auto"/>
                  </w:divBdr>
                </w:div>
                <w:div w:id="708995250">
                  <w:marLeft w:val="144"/>
                  <w:marRight w:val="0"/>
                  <w:marTop w:val="40"/>
                  <w:marBottom w:val="40"/>
                  <w:divBdr>
                    <w:top w:val="none" w:sz="0" w:space="0" w:color="auto"/>
                    <w:left w:val="none" w:sz="0" w:space="0" w:color="auto"/>
                    <w:bottom w:val="none" w:sz="0" w:space="0" w:color="auto"/>
                    <w:right w:val="none" w:sz="0" w:space="0" w:color="auto"/>
                  </w:divBdr>
                </w:div>
                <w:div w:id="713576103">
                  <w:marLeft w:val="144"/>
                  <w:marRight w:val="0"/>
                  <w:marTop w:val="40"/>
                  <w:marBottom w:val="40"/>
                  <w:divBdr>
                    <w:top w:val="none" w:sz="0" w:space="0" w:color="auto"/>
                    <w:left w:val="none" w:sz="0" w:space="0" w:color="auto"/>
                    <w:bottom w:val="none" w:sz="0" w:space="0" w:color="auto"/>
                    <w:right w:val="none" w:sz="0" w:space="0" w:color="auto"/>
                  </w:divBdr>
                </w:div>
                <w:div w:id="722676804">
                  <w:marLeft w:val="144"/>
                  <w:marRight w:val="0"/>
                  <w:marTop w:val="40"/>
                  <w:marBottom w:val="40"/>
                  <w:divBdr>
                    <w:top w:val="none" w:sz="0" w:space="0" w:color="auto"/>
                    <w:left w:val="none" w:sz="0" w:space="0" w:color="auto"/>
                    <w:bottom w:val="none" w:sz="0" w:space="0" w:color="auto"/>
                    <w:right w:val="none" w:sz="0" w:space="0" w:color="auto"/>
                  </w:divBdr>
                </w:div>
                <w:div w:id="736056316">
                  <w:marLeft w:val="144"/>
                  <w:marRight w:val="0"/>
                  <w:marTop w:val="40"/>
                  <w:marBottom w:val="40"/>
                  <w:divBdr>
                    <w:top w:val="none" w:sz="0" w:space="0" w:color="auto"/>
                    <w:left w:val="none" w:sz="0" w:space="0" w:color="auto"/>
                    <w:bottom w:val="none" w:sz="0" w:space="0" w:color="auto"/>
                    <w:right w:val="none" w:sz="0" w:space="0" w:color="auto"/>
                  </w:divBdr>
                </w:div>
                <w:div w:id="748774149">
                  <w:marLeft w:val="144"/>
                  <w:marRight w:val="0"/>
                  <w:marTop w:val="40"/>
                  <w:marBottom w:val="40"/>
                  <w:divBdr>
                    <w:top w:val="none" w:sz="0" w:space="0" w:color="auto"/>
                    <w:left w:val="none" w:sz="0" w:space="0" w:color="auto"/>
                    <w:bottom w:val="none" w:sz="0" w:space="0" w:color="auto"/>
                    <w:right w:val="none" w:sz="0" w:space="0" w:color="auto"/>
                  </w:divBdr>
                </w:div>
                <w:div w:id="758333806">
                  <w:marLeft w:val="144"/>
                  <w:marRight w:val="0"/>
                  <w:marTop w:val="40"/>
                  <w:marBottom w:val="40"/>
                  <w:divBdr>
                    <w:top w:val="none" w:sz="0" w:space="0" w:color="auto"/>
                    <w:left w:val="none" w:sz="0" w:space="0" w:color="auto"/>
                    <w:bottom w:val="none" w:sz="0" w:space="0" w:color="auto"/>
                    <w:right w:val="none" w:sz="0" w:space="0" w:color="auto"/>
                  </w:divBdr>
                </w:div>
                <w:div w:id="765463755">
                  <w:marLeft w:val="144"/>
                  <w:marRight w:val="0"/>
                  <w:marTop w:val="40"/>
                  <w:marBottom w:val="40"/>
                  <w:divBdr>
                    <w:top w:val="none" w:sz="0" w:space="0" w:color="auto"/>
                    <w:left w:val="none" w:sz="0" w:space="0" w:color="auto"/>
                    <w:bottom w:val="none" w:sz="0" w:space="0" w:color="auto"/>
                    <w:right w:val="none" w:sz="0" w:space="0" w:color="auto"/>
                  </w:divBdr>
                </w:div>
                <w:div w:id="766342538">
                  <w:marLeft w:val="144"/>
                  <w:marRight w:val="0"/>
                  <w:marTop w:val="40"/>
                  <w:marBottom w:val="40"/>
                  <w:divBdr>
                    <w:top w:val="none" w:sz="0" w:space="0" w:color="auto"/>
                    <w:left w:val="none" w:sz="0" w:space="0" w:color="auto"/>
                    <w:bottom w:val="none" w:sz="0" w:space="0" w:color="auto"/>
                    <w:right w:val="none" w:sz="0" w:space="0" w:color="auto"/>
                  </w:divBdr>
                </w:div>
                <w:div w:id="768425377">
                  <w:marLeft w:val="144"/>
                  <w:marRight w:val="0"/>
                  <w:marTop w:val="40"/>
                  <w:marBottom w:val="40"/>
                  <w:divBdr>
                    <w:top w:val="none" w:sz="0" w:space="0" w:color="auto"/>
                    <w:left w:val="none" w:sz="0" w:space="0" w:color="auto"/>
                    <w:bottom w:val="none" w:sz="0" w:space="0" w:color="auto"/>
                    <w:right w:val="none" w:sz="0" w:space="0" w:color="auto"/>
                  </w:divBdr>
                </w:div>
                <w:div w:id="768964267">
                  <w:marLeft w:val="144"/>
                  <w:marRight w:val="0"/>
                  <w:marTop w:val="40"/>
                  <w:marBottom w:val="40"/>
                  <w:divBdr>
                    <w:top w:val="none" w:sz="0" w:space="0" w:color="auto"/>
                    <w:left w:val="none" w:sz="0" w:space="0" w:color="auto"/>
                    <w:bottom w:val="none" w:sz="0" w:space="0" w:color="auto"/>
                    <w:right w:val="none" w:sz="0" w:space="0" w:color="auto"/>
                  </w:divBdr>
                </w:div>
                <w:div w:id="782072903">
                  <w:marLeft w:val="144"/>
                  <w:marRight w:val="0"/>
                  <w:marTop w:val="40"/>
                  <w:marBottom w:val="40"/>
                  <w:divBdr>
                    <w:top w:val="none" w:sz="0" w:space="0" w:color="auto"/>
                    <w:left w:val="none" w:sz="0" w:space="0" w:color="auto"/>
                    <w:bottom w:val="none" w:sz="0" w:space="0" w:color="auto"/>
                    <w:right w:val="none" w:sz="0" w:space="0" w:color="auto"/>
                  </w:divBdr>
                </w:div>
                <w:div w:id="788861067">
                  <w:marLeft w:val="144"/>
                  <w:marRight w:val="0"/>
                  <w:marTop w:val="40"/>
                  <w:marBottom w:val="40"/>
                  <w:divBdr>
                    <w:top w:val="none" w:sz="0" w:space="0" w:color="auto"/>
                    <w:left w:val="none" w:sz="0" w:space="0" w:color="auto"/>
                    <w:bottom w:val="none" w:sz="0" w:space="0" w:color="auto"/>
                    <w:right w:val="none" w:sz="0" w:space="0" w:color="auto"/>
                  </w:divBdr>
                </w:div>
                <w:div w:id="793210545">
                  <w:marLeft w:val="144"/>
                  <w:marRight w:val="0"/>
                  <w:marTop w:val="40"/>
                  <w:marBottom w:val="40"/>
                  <w:divBdr>
                    <w:top w:val="none" w:sz="0" w:space="0" w:color="auto"/>
                    <w:left w:val="none" w:sz="0" w:space="0" w:color="auto"/>
                    <w:bottom w:val="none" w:sz="0" w:space="0" w:color="auto"/>
                    <w:right w:val="none" w:sz="0" w:space="0" w:color="auto"/>
                  </w:divBdr>
                </w:div>
                <w:div w:id="796876031">
                  <w:marLeft w:val="144"/>
                  <w:marRight w:val="0"/>
                  <w:marTop w:val="40"/>
                  <w:marBottom w:val="40"/>
                  <w:divBdr>
                    <w:top w:val="none" w:sz="0" w:space="0" w:color="auto"/>
                    <w:left w:val="none" w:sz="0" w:space="0" w:color="auto"/>
                    <w:bottom w:val="none" w:sz="0" w:space="0" w:color="auto"/>
                    <w:right w:val="none" w:sz="0" w:space="0" w:color="auto"/>
                  </w:divBdr>
                </w:div>
                <w:div w:id="797529982">
                  <w:marLeft w:val="144"/>
                  <w:marRight w:val="0"/>
                  <w:marTop w:val="40"/>
                  <w:marBottom w:val="40"/>
                  <w:divBdr>
                    <w:top w:val="none" w:sz="0" w:space="0" w:color="auto"/>
                    <w:left w:val="none" w:sz="0" w:space="0" w:color="auto"/>
                    <w:bottom w:val="none" w:sz="0" w:space="0" w:color="auto"/>
                    <w:right w:val="none" w:sz="0" w:space="0" w:color="auto"/>
                  </w:divBdr>
                </w:div>
                <w:div w:id="806364113">
                  <w:marLeft w:val="144"/>
                  <w:marRight w:val="0"/>
                  <w:marTop w:val="40"/>
                  <w:marBottom w:val="40"/>
                  <w:divBdr>
                    <w:top w:val="none" w:sz="0" w:space="0" w:color="auto"/>
                    <w:left w:val="none" w:sz="0" w:space="0" w:color="auto"/>
                    <w:bottom w:val="none" w:sz="0" w:space="0" w:color="auto"/>
                    <w:right w:val="none" w:sz="0" w:space="0" w:color="auto"/>
                  </w:divBdr>
                </w:div>
                <w:div w:id="818307961">
                  <w:marLeft w:val="144"/>
                  <w:marRight w:val="0"/>
                  <w:marTop w:val="40"/>
                  <w:marBottom w:val="40"/>
                  <w:divBdr>
                    <w:top w:val="none" w:sz="0" w:space="0" w:color="auto"/>
                    <w:left w:val="none" w:sz="0" w:space="0" w:color="auto"/>
                    <w:bottom w:val="none" w:sz="0" w:space="0" w:color="auto"/>
                    <w:right w:val="none" w:sz="0" w:space="0" w:color="auto"/>
                  </w:divBdr>
                </w:div>
                <w:div w:id="826702100">
                  <w:marLeft w:val="144"/>
                  <w:marRight w:val="0"/>
                  <w:marTop w:val="40"/>
                  <w:marBottom w:val="40"/>
                  <w:divBdr>
                    <w:top w:val="none" w:sz="0" w:space="0" w:color="auto"/>
                    <w:left w:val="none" w:sz="0" w:space="0" w:color="auto"/>
                    <w:bottom w:val="none" w:sz="0" w:space="0" w:color="auto"/>
                    <w:right w:val="none" w:sz="0" w:space="0" w:color="auto"/>
                  </w:divBdr>
                </w:div>
                <w:div w:id="829097243">
                  <w:marLeft w:val="144"/>
                  <w:marRight w:val="0"/>
                  <w:marTop w:val="40"/>
                  <w:marBottom w:val="40"/>
                  <w:divBdr>
                    <w:top w:val="none" w:sz="0" w:space="0" w:color="auto"/>
                    <w:left w:val="none" w:sz="0" w:space="0" w:color="auto"/>
                    <w:bottom w:val="none" w:sz="0" w:space="0" w:color="auto"/>
                    <w:right w:val="none" w:sz="0" w:space="0" w:color="auto"/>
                  </w:divBdr>
                </w:div>
                <w:div w:id="829489221">
                  <w:marLeft w:val="144"/>
                  <w:marRight w:val="0"/>
                  <w:marTop w:val="40"/>
                  <w:marBottom w:val="40"/>
                  <w:divBdr>
                    <w:top w:val="none" w:sz="0" w:space="0" w:color="auto"/>
                    <w:left w:val="none" w:sz="0" w:space="0" w:color="auto"/>
                    <w:bottom w:val="none" w:sz="0" w:space="0" w:color="auto"/>
                    <w:right w:val="none" w:sz="0" w:space="0" w:color="auto"/>
                  </w:divBdr>
                </w:div>
                <w:div w:id="857932760">
                  <w:marLeft w:val="144"/>
                  <w:marRight w:val="0"/>
                  <w:marTop w:val="40"/>
                  <w:marBottom w:val="40"/>
                  <w:divBdr>
                    <w:top w:val="none" w:sz="0" w:space="0" w:color="auto"/>
                    <w:left w:val="none" w:sz="0" w:space="0" w:color="auto"/>
                    <w:bottom w:val="none" w:sz="0" w:space="0" w:color="auto"/>
                    <w:right w:val="none" w:sz="0" w:space="0" w:color="auto"/>
                  </w:divBdr>
                </w:div>
                <w:div w:id="858548475">
                  <w:marLeft w:val="0"/>
                  <w:marRight w:val="0"/>
                  <w:marTop w:val="0"/>
                  <w:marBottom w:val="140"/>
                  <w:divBdr>
                    <w:top w:val="none" w:sz="0" w:space="0" w:color="auto"/>
                    <w:left w:val="none" w:sz="0" w:space="0" w:color="auto"/>
                    <w:bottom w:val="none" w:sz="0" w:space="0" w:color="auto"/>
                    <w:right w:val="none" w:sz="0" w:space="0" w:color="auto"/>
                  </w:divBdr>
                </w:div>
                <w:div w:id="865564386">
                  <w:marLeft w:val="144"/>
                  <w:marRight w:val="0"/>
                  <w:marTop w:val="40"/>
                  <w:marBottom w:val="40"/>
                  <w:divBdr>
                    <w:top w:val="none" w:sz="0" w:space="0" w:color="auto"/>
                    <w:left w:val="none" w:sz="0" w:space="0" w:color="auto"/>
                    <w:bottom w:val="none" w:sz="0" w:space="0" w:color="auto"/>
                    <w:right w:val="none" w:sz="0" w:space="0" w:color="auto"/>
                  </w:divBdr>
                </w:div>
                <w:div w:id="866061189">
                  <w:marLeft w:val="0"/>
                  <w:marRight w:val="0"/>
                  <w:marTop w:val="0"/>
                  <w:marBottom w:val="140"/>
                  <w:divBdr>
                    <w:top w:val="none" w:sz="0" w:space="0" w:color="auto"/>
                    <w:left w:val="none" w:sz="0" w:space="0" w:color="auto"/>
                    <w:bottom w:val="none" w:sz="0" w:space="0" w:color="auto"/>
                    <w:right w:val="none" w:sz="0" w:space="0" w:color="auto"/>
                  </w:divBdr>
                </w:div>
                <w:div w:id="888498140">
                  <w:marLeft w:val="0"/>
                  <w:marRight w:val="0"/>
                  <w:marTop w:val="0"/>
                  <w:marBottom w:val="140"/>
                  <w:divBdr>
                    <w:top w:val="none" w:sz="0" w:space="0" w:color="auto"/>
                    <w:left w:val="none" w:sz="0" w:space="0" w:color="auto"/>
                    <w:bottom w:val="none" w:sz="0" w:space="0" w:color="auto"/>
                    <w:right w:val="none" w:sz="0" w:space="0" w:color="auto"/>
                  </w:divBdr>
                </w:div>
                <w:div w:id="890457814">
                  <w:marLeft w:val="144"/>
                  <w:marRight w:val="0"/>
                  <w:marTop w:val="40"/>
                  <w:marBottom w:val="40"/>
                  <w:divBdr>
                    <w:top w:val="none" w:sz="0" w:space="0" w:color="auto"/>
                    <w:left w:val="none" w:sz="0" w:space="0" w:color="auto"/>
                    <w:bottom w:val="none" w:sz="0" w:space="0" w:color="auto"/>
                    <w:right w:val="none" w:sz="0" w:space="0" w:color="auto"/>
                  </w:divBdr>
                </w:div>
                <w:div w:id="900361234">
                  <w:marLeft w:val="0"/>
                  <w:marRight w:val="0"/>
                  <w:marTop w:val="40"/>
                  <w:marBottom w:val="40"/>
                  <w:divBdr>
                    <w:top w:val="none" w:sz="0" w:space="0" w:color="auto"/>
                    <w:left w:val="none" w:sz="0" w:space="0" w:color="auto"/>
                    <w:bottom w:val="none" w:sz="0" w:space="0" w:color="auto"/>
                    <w:right w:val="none" w:sz="0" w:space="0" w:color="auto"/>
                  </w:divBdr>
                </w:div>
                <w:div w:id="906695819">
                  <w:marLeft w:val="144"/>
                  <w:marRight w:val="0"/>
                  <w:marTop w:val="40"/>
                  <w:marBottom w:val="40"/>
                  <w:divBdr>
                    <w:top w:val="none" w:sz="0" w:space="0" w:color="auto"/>
                    <w:left w:val="none" w:sz="0" w:space="0" w:color="auto"/>
                    <w:bottom w:val="none" w:sz="0" w:space="0" w:color="auto"/>
                    <w:right w:val="none" w:sz="0" w:space="0" w:color="auto"/>
                  </w:divBdr>
                </w:div>
                <w:div w:id="916330835">
                  <w:marLeft w:val="144"/>
                  <w:marRight w:val="0"/>
                  <w:marTop w:val="40"/>
                  <w:marBottom w:val="40"/>
                  <w:divBdr>
                    <w:top w:val="none" w:sz="0" w:space="0" w:color="auto"/>
                    <w:left w:val="none" w:sz="0" w:space="0" w:color="auto"/>
                    <w:bottom w:val="none" w:sz="0" w:space="0" w:color="auto"/>
                    <w:right w:val="none" w:sz="0" w:space="0" w:color="auto"/>
                  </w:divBdr>
                </w:div>
                <w:div w:id="920257585">
                  <w:marLeft w:val="0"/>
                  <w:marRight w:val="0"/>
                  <w:marTop w:val="0"/>
                  <w:marBottom w:val="140"/>
                  <w:divBdr>
                    <w:top w:val="none" w:sz="0" w:space="0" w:color="auto"/>
                    <w:left w:val="none" w:sz="0" w:space="0" w:color="auto"/>
                    <w:bottom w:val="none" w:sz="0" w:space="0" w:color="auto"/>
                    <w:right w:val="none" w:sz="0" w:space="0" w:color="auto"/>
                  </w:divBdr>
                </w:div>
                <w:div w:id="920867234">
                  <w:marLeft w:val="144"/>
                  <w:marRight w:val="0"/>
                  <w:marTop w:val="40"/>
                  <w:marBottom w:val="40"/>
                  <w:divBdr>
                    <w:top w:val="none" w:sz="0" w:space="0" w:color="auto"/>
                    <w:left w:val="none" w:sz="0" w:space="0" w:color="auto"/>
                    <w:bottom w:val="none" w:sz="0" w:space="0" w:color="auto"/>
                    <w:right w:val="none" w:sz="0" w:space="0" w:color="auto"/>
                  </w:divBdr>
                </w:div>
                <w:div w:id="955213831">
                  <w:marLeft w:val="144"/>
                  <w:marRight w:val="0"/>
                  <w:marTop w:val="40"/>
                  <w:marBottom w:val="40"/>
                  <w:divBdr>
                    <w:top w:val="none" w:sz="0" w:space="0" w:color="auto"/>
                    <w:left w:val="none" w:sz="0" w:space="0" w:color="auto"/>
                    <w:bottom w:val="none" w:sz="0" w:space="0" w:color="auto"/>
                    <w:right w:val="none" w:sz="0" w:space="0" w:color="auto"/>
                  </w:divBdr>
                </w:div>
                <w:div w:id="974600557">
                  <w:marLeft w:val="144"/>
                  <w:marRight w:val="0"/>
                  <w:marTop w:val="40"/>
                  <w:marBottom w:val="40"/>
                  <w:divBdr>
                    <w:top w:val="none" w:sz="0" w:space="0" w:color="auto"/>
                    <w:left w:val="none" w:sz="0" w:space="0" w:color="auto"/>
                    <w:bottom w:val="none" w:sz="0" w:space="0" w:color="auto"/>
                    <w:right w:val="none" w:sz="0" w:space="0" w:color="auto"/>
                  </w:divBdr>
                </w:div>
                <w:div w:id="980966130">
                  <w:marLeft w:val="0"/>
                  <w:marRight w:val="0"/>
                  <w:marTop w:val="40"/>
                  <w:marBottom w:val="40"/>
                  <w:divBdr>
                    <w:top w:val="none" w:sz="0" w:space="0" w:color="auto"/>
                    <w:left w:val="none" w:sz="0" w:space="0" w:color="auto"/>
                    <w:bottom w:val="none" w:sz="0" w:space="0" w:color="auto"/>
                    <w:right w:val="none" w:sz="0" w:space="0" w:color="auto"/>
                  </w:divBdr>
                </w:div>
                <w:div w:id="993752193">
                  <w:marLeft w:val="144"/>
                  <w:marRight w:val="0"/>
                  <w:marTop w:val="40"/>
                  <w:marBottom w:val="40"/>
                  <w:divBdr>
                    <w:top w:val="none" w:sz="0" w:space="0" w:color="auto"/>
                    <w:left w:val="none" w:sz="0" w:space="0" w:color="auto"/>
                    <w:bottom w:val="none" w:sz="0" w:space="0" w:color="auto"/>
                    <w:right w:val="none" w:sz="0" w:space="0" w:color="auto"/>
                  </w:divBdr>
                </w:div>
                <w:div w:id="997148092">
                  <w:marLeft w:val="144"/>
                  <w:marRight w:val="0"/>
                  <w:marTop w:val="40"/>
                  <w:marBottom w:val="40"/>
                  <w:divBdr>
                    <w:top w:val="none" w:sz="0" w:space="0" w:color="auto"/>
                    <w:left w:val="none" w:sz="0" w:space="0" w:color="auto"/>
                    <w:bottom w:val="none" w:sz="0" w:space="0" w:color="auto"/>
                    <w:right w:val="none" w:sz="0" w:space="0" w:color="auto"/>
                  </w:divBdr>
                </w:div>
                <w:div w:id="1003363811">
                  <w:marLeft w:val="144"/>
                  <w:marRight w:val="0"/>
                  <w:marTop w:val="40"/>
                  <w:marBottom w:val="40"/>
                  <w:divBdr>
                    <w:top w:val="none" w:sz="0" w:space="0" w:color="auto"/>
                    <w:left w:val="none" w:sz="0" w:space="0" w:color="auto"/>
                    <w:bottom w:val="none" w:sz="0" w:space="0" w:color="auto"/>
                    <w:right w:val="none" w:sz="0" w:space="0" w:color="auto"/>
                  </w:divBdr>
                </w:div>
                <w:div w:id="1003893302">
                  <w:marLeft w:val="144"/>
                  <w:marRight w:val="0"/>
                  <w:marTop w:val="40"/>
                  <w:marBottom w:val="40"/>
                  <w:divBdr>
                    <w:top w:val="none" w:sz="0" w:space="0" w:color="auto"/>
                    <w:left w:val="none" w:sz="0" w:space="0" w:color="auto"/>
                    <w:bottom w:val="none" w:sz="0" w:space="0" w:color="auto"/>
                    <w:right w:val="none" w:sz="0" w:space="0" w:color="auto"/>
                  </w:divBdr>
                </w:div>
                <w:div w:id="1007948104">
                  <w:marLeft w:val="144"/>
                  <w:marRight w:val="0"/>
                  <w:marTop w:val="40"/>
                  <w:marBottom w:val="40"/>
                  <w:divBdr>
                    <w:top w:val="none" w:sz="0" w:space="0" w:color="auto"/>
                    <w:left w:val="none" w:sz="0" w:space="0" w:color="auto"/>
                    <w:bottom w:val="none" w:sz="0" w:space="0" w:color="auto"/>
                    <w:right w:val="none" w:sz="0" w:space="0" w:color="auto"/>
                  </w:divBdr>
                </w:div>
                <w:div w:id="1012728986">
                  <w:marLeft w:val="144"/>
                  <w:marRight w:val="0"/>
                  <w:marTop w:val="40"/>
                  <w:marBottom w:val="40"/>
                  <w:divBdr>
                    <w:top w:val="none" w:sz="0" w:space="0" w:color="auto"/>
                    <w:left w:val="none" w:sz="0" w:space="0" w:color="auto"/>
                    <w:bottom w:val="none" w:sz="0" w:space="0" w:color="auto"/>
                    <w:right w:val="none" w:sz="0" w:space="0" w:color="auto"/>
                  </w:divBdr>
                </w:div>
                <w:div w:id="1017973386">
                  <w:marLeft w:val="144"/>
                  <w:marRight w:val="0"/>
                  <w:marTop w:val="40"/>
                  <w:marBottom w:val="40"/>
                  <w:divBdr>
                    <w:top w:val="none" w:sz="0" w:space="0" w:color="auto"/>
                    <w:left w:val="none" w:sz="0" w:space="0" w:color="auto"/>
                    <w:bottom w:val="none" w:sz="0" w:space="0" w:color="auto"/>
                    <w:right w:val="none" w:sz="0" w:space="0" w:color="auto"/>
                  </w:divBdr>
                </w:div>
                <w:div w:id="1030035444">
                  <w:marLeft w:val="144"/>
                  <w:marRight w:val="0"/>
                  <w:marTop w:val="40"/>
                  <w:marBottom w:val="40"/>
                  <w:divBdr>
                    <w:top w:val="none" w:sz="0" w:space="0" w:color="auto"/>
                    <w:left w:val="none" w:sz="0" w:space="0" w:color="auto"/>
                    <w:bottom w:val="none" w:sz="0" w:space="0" w:color="auto"/>
                    <w:right w:val="none" w:sz="0" w:space="0" w:color="auto"/>
                  </w:divBdr>
                </w:div>
                <w:div w:id="1043333877">
                  <w:marLeft w:val="144"/>
                  <w:marRight w:val="0"/>
                  <w:marTop w:val="40"/>
                  <w:marBottom w:val="40"/>
                  <w:divBdr>
                    <w:top w:val="none" w:sz="0" w:space="0" w:color="auto"/>
                    <w:left w:val="none" w:sz="0" w:space="0" w:color="auto"/>
                    <w:bottom w:val="none" w:sz="0" w:space="0" w:color="auto"/>
                    <w:right w:val="none" w:sz="0" w:space="0" w:color="auto"/>
                  </w:divBdr>
                </w:div>
                <w:div w:id="1051533897">
                  <w:marLeft w:val="144"/>
                  <w:marRight w:val="0"/>
                  <w:marTop w:val="40"/>
                  <w:marBottom w:val="40"/>
                  <w:divBdr>
                    <w:top w:val="none" w:sz="0" w:space="0" w:color="auto"/>
                    <w:left w:val="none" w:sz="0" w:space="0" w:color="auto"/>
                    <w:bottom w:val="none" w:sz="0" w:space="0" w:color="auto"/>
                    <w:right w:val="none" w:sz="0" w:space="0" w:color="auto"/>
                  </w:divBdr>
                </w:div>
                <w:div w:id="1077871054">
                  <w:marLeft w:val="144"/>
                  <w:marRight w:val="0"/>
                  <w:marTop w:val="40"/>
                  <w:marBottom w:val="40"/>
                  <w:divBdr>
                    <w:top w:val="none" w:sz="0" w:space="0" w:color="auto"/>
                    <w:left w:val="none" w:sz="0" w:space="0" w:color="auto"/>
                    <w:bottom w:val="none" w:sz="0" w:space="0" w:color="auto"/>
                    <w:right w:val="none" w:sz="0" w:space="0" w:color="auto"/>
                  </w:divBdr>
                </w:div>
                <w:div w:id="1094404091">
                  <w:marLeft w:val="144"/>
                  <w:marRight w:val="0"/>
                  <w:marTop w:val="40"/>
                  <w:marBottom w:val="40"/>
                  <w:divBdr>
                    <w:top w:val="none" w:sz="0" w:space="0" w:color="auto"/>
                    <w:left w:val="none" w:sz="0" w:space="0" w:color="auto"/>
                    <w:bottom w:val="none" w:sz="0" w:space="0" w:color="auto"/>
                    <w:right w:val="none" w:sz="0" w:space="0" w:color="auto"/>
                  </w:divBdr>
                </w:div>
                <w:div w:id="1099520630">
                  <w:marLeft w:val="0"/>
                  <w:marRight w:val="0"/>
                  <w:marTop w:val="0"/>
                  <w:marBottom w:val="140"/>
                  <w:divBdr>
                    <w:top w:val="none" w:sz="0" w:space="0" w:color="auto"/>
                    <w:left w:val="none" w:sz="0" w:space="0" w:color="auto"/>
                    <w:bottom w:val="none" w:sz="0" w:space="0" w:color="auto"/>
                    <w:right w:val="none" w:sz="0" w:space="0" w:color="auto"/>
                  </w:divBdr>
                </w:div>
                <w:div w:id="1117021378">
                  <w:marLeft w:val="144"/>
                  <w:marRight w:val="0"/>
                  <w:marTop w:val="40"/>
                  <w:marBottom w:val="40"/>
                  <w:divBdr>
                    <w:top w:val="none" w:sz="0" w:space="0" w:color="auto"/>
                    <w:left w:val="none" w:sz="0" w:space="0" w:color="auto"/>
                    <w:bottom w:val="none" w:sz="0" w:space="0" w:color="auto"/>
                    <w:right w:val="none" w:sz="0" w:space="0" w:color="auto"/>
                  </w:divBdr>
                </w:div>
                <w:div w:id="1129711692">
                  <w:marLeft w:val="144"/>
                  <w:marRight w:val="0"/>
                  <w:marTop w:val="40"/>
                  <w:marBottom w:val="40"/>
                  <w:divBdr>
                    <w:top w:val="none" w:sz="0" w:space="0" w:color="auto"/>
                    <w:left w:val="none" w:sz="0" w:space="0" w:color="auto"/>
                    <w:bottom w:val="none" w:sz="0" w:space="0" w:color="auto"/>
                    <w:right w:val="none" w:sz="0" w:space="0" w:color="auto"/>
                  </w:divBdr>
                </w:div>
                <w:div w:id="1156339568">
                  <w:marLeft w:val="144"/>
                  <w:marRight w:val="0"/>
                  <w:marTop w:val="40"/>
                  <w:marBottom w:val="40"/>
                  <w:divBdr>
                    <w:top w:val="none" w:sz="0" w:space="0" w:color="auto"/>
                    <w:left w:val="none" w:sz="0" w:space="0" w:color="auto"/>
                    <w:bottom w:val="none" w:sz="0" w:space="0" w:color="auto"/>
                    <w:right w:val="none" w:sz="0" w:space="0" w:color="auto"/>
                  </w:divBdr>
                </w:div>
                <w:div w:id="1170801630">
                  <w:marLeft w:val="144"/>
                  <w:marRight w:val="0"/>
                  <w:marTop w:val="40"/>
                  <w:marBottom w:val="40"/>
                  <w:divBdr>
                    <w:top w:val="none" w:sz="0" w:space="0" w:color="auto"/>
                    <w:left w:val="none" w:sz="0" w:space="0" w:color="auto"/>
                    <w:bottom w:val="none" w:sz="0" w:space="0" w:color="auto"/>
                    <w:right w:val="none" w:sz="0" w:space="0" w:color="auto"/>
                  </w:divBdr>
                </w:div>
                <w:div w:id="1172990301">
                  <w:marLeft w:val="0"/>
                  <w:marRight w:val="0"/>
                  <w:marTop w:val="0"/>
                  <w:marBottom w:val="140"/>
                  <w:divBdr>
                    <w:top w:val="none" w:sz="0" w:space="0" w:color="auto"/>
                    <w:left w:val="none" w:sz="0" w:space="0" w:color="auto"/>
                    <w:bottom w:val="none" w:sz="0" w:space="0" w:color="auto"/>
                    <w:right w:val="none" w:sz="0" w:space="0" w:color="auto"/>
                  </w:divBdr>
                </w:div>
                <w:div w:id="1174610015">
                  <w:marLeft w:val="0"/>
                  <w:marRight w:val="0"/>
                  <w:marTop w:val="40"/>
                  <w:marBottom w:val="40"/>
                  <w:divBdr>
                    <w:top w:val="none" w:sz="0" w:space="0" w:color="auto"/>
                    <w:left w:val="none" w:sz="0" w:space="0" w:color="auto"/>
                    <w:bottom w:val="none" w:sz="0" w:space="0" w:color="auto"/>
                    <w:right w:val="none" w:sz="0" w:space="0" w:color="auto"/>
                  </w:divBdr>
                </w:div>
                <w:div w:id="1177766447">
                  <w:marLeft w:val="144"/>
                  <w:marRight w:val="0"/>
                  <w:marTop w:val="40"/>
                  <w:marBottom w:val="40"/>
                  <w:divBdr>
                    <w:top w:val="none" w:sz="0" w:space="0" w:color="auto"/>
                    <w:left w:val="none" w:sz="0" w:space="0" w:color="auto"/>
                    <w:bottom w:val="none" w:sz="0" w:space="0" w:color="auto"/>
                    <w:right w:val="none" w:sz="0" w:space="0" w:color="auto"/>
                  </w:divBdr>
                </w:div>
                <w:div w:id="1178731377">
                  <w:marLeft w:val="0"/>
                  <w:marRight w:val="0"/>
                  <w:marTop w:val="0"/>
                  <w:marBottom w:val="140"/>
                  <w:divBdr>
                    <w:top w:val="none" w:sz="0" w:space="0" w:color="auto"/>
                    <w:left w:val="none" w:sz="0" w:space="0" w:color="auto"/>
                    <w:bottom w:val="none" w:sz="0" w:space="0" w:color="auto"/>
                    <w:right w:val="none" w:sz="0" w:space="0" w:color="auto"/>
                  </w:divBdr>
                </w:div>
                <w:div w:id="1181816442">
                  <w:marLeft w:val="144"/>
                  <w:marRight w:val="0"/>
                  <w:marTop w:val="40"/>
                  <w:marBottom w:val="40"/>
                  <w:divBdr>
                    <w:top w:val="none" w:sz="0" w:space="0" w:color="auto"/>
                    <w:left w:val="none" w:sz="0" w:space="0" w:color="auto"/>
                    <w:bottom w:val="none" w:sz="0" w:space="0" w:color="auto"/>
                    <w:right w:val="none" w:sz="0" w:space="0" w:color="auto"/>
                  </w:divBdr>
                </w:div>
                <w:div w:id="1185361293">
                  <w:marLeft w:val="144"/>
                  <w:marRight w:val="0"/>
                  <w:marTop w:val="40"/>
                  <w:marBottom w:val="40"/>
                  <w:divBdr>
                    <w:top w:val="none" w:sz="0" w:space="0" w:color="auto"/>
                    <w:left w:val="none" w:sz="0" w:space="0" w:color="auto"/>
                    <w:bottom w:val="none" w:sz="0" w:space="0" w:color="auto"/>
                    <w:right w:val="none" w:sz="0" w:space="0" w:color="auto"/>
                  </w:divBdr>
                </w:div>
                <w:div w:id="1189639874">
                  <w:marLeft w:val="144"/>
                  <w:marRight w:val="0"/>
                  <w:marTop w:val="40"/>
                  <w:marBottom w:val="40"/>
                  <w:divBdr>
                    <w:top w:val="none" w:sz="0" w:space="0" w:color="auto"/>
                    <w:left w:val="none" w:sz="0" w:space="0" w:color="auto"/>
                    <w:bottom w:val="none" w:sz="0" w:space="0" w:color="auto"/>
                    <w:right w:val="none" w:sz="0" w:space="0" w:color="auto"/>
                  </w:divBdr>
                </w:div>
                <w:div w:id="1193809798">
                  <w:marLeft w:val="0"/>
                  <w:marRight w:val="0"/>
                  <w:marTop w:val="0"/>
                  <w:marBottom w:val="140"/>
                  <w:divBdr>
                    <w:top w:val="none" w:sz="0" w:space="0" w:color="auto"/>
                    <w:left w:val="none" w:sz="0" w:space="0" w:color="auto"/>
                    <w:bottom w:val="none" w:sz="0" w:space="0" w:color="auto"/>
                    <w:right w:val="none" w:sz="0" w:space="0" w:color="auto"/>
                  </w:divBdr>
                </w:div>
                <w:div w:id="1200624757">
                  <w:marLeft w:val="144"/>
                  <w:marRight w:val="0"/>
                  <w:marTop w:val="40"/>
                  <w:marBottom w:val="40"/>
                  <w:divBdr>
                    <w:top w:val="none" w:sz="0" w:space="0" w:color="auto"/>
                    <w:left w:val="none" w:sz="0" w:space="0" w:color="auto"/>
                    <w:bottom w:val="none" w:sz="0" w:space="0" w:color="auto"/>
                    <w:right w:val="none" w:sz="0" w:space="0" w:color="auto"/>
                  </w:divBdr>
                </w:div>
                <w:div w:id="1201551307">
                  <w:marLeft w:val="0"/>
                  <w:marRight w:val="0"/>
                  <w:marTop w:val="0"/>
                  <w:marBottom w:val="140"/>
                  <w:divBdr>
                    <w:top w:val="none" w:sz="0" w:space="0" w:color="auto"/>
                    <w:left w:val="none" w:sz="0" w:space="0" w:color="auto"/>
                    <w:bottom w:val="none" w:sz="0" w:space="0" w:color="auto"/>
                    <w:right w:val="none" w:sz="0" w:space="0" w:color="auto"/>
                  </w:divBdr>
                </w:div>
                <w:div w:id="1201822932">
                  <w:marLeft w:val="144"/>
                  <w:marRight w:val="0"/>
                  <w:marTop w:val="40"/>
                  <w:marBottom w:val="40"/>
                  <w:divBdr>
                    <w:top w:val="none" w:sz="0" w:space="0" w:color="auto"/>
                    <w:left w:val="none" w:sz="0" w:space="0" w:color="auto"/>
                    <w:bottom w:val="none" w:sz="0" w:space="0" w:color="auto"/>
                    <w:right w:val="none" w:sz="0" w:space="0" w:color="auto"/>
                  </w:divBdr>
                </w:div>
                <w:div w:id="1205630688">
                  <w:marLeft w:val="144"/>
                  <w:marRight w:val="0"/>
                  <w:marTop w:val="40"/>
                  <w:marBottom w:val="40"/>
                  <w:divBdr>
                    <w:top w:val="none" w:sz="0" w:space="0" w:color="auto"/>
                    <w:left w:val="none" w:sz="0" w:space="0" w:color="auto"/>
                    <w:bottom w:val="none" w:sz="0" w:space="0" w:color="auto"/>
                    <w:right w:val="none" w:sz="0" w:space="0" w:color="auto"/>
                  </w:divBdr>
                </w:div>
                <w:div w:id="1219048839">
                  <w:marLeft w:val="144"/>
                  <w:marRight w:val="0"/>
                  <w:marTop w:val="40"/>
                  <w:marBottom w:val="40"/>
                  <w:divBdr>
                    <w:top w:val="none" w:sz="0" w:space="0" w:color="auto"/>
                    <w:left w:val="none" w:sz="0" w:space="0" w:color="auto"/>
                    <w:bottom w:val="none" w:sz="0" w:space="0" w:color="auto"/>
                    <w:right w:val="none" w:sz="0" w:space="0" w:color="auto"/>
                  </w:divBdr>
                </w:div>
                <w:div w:id="1219584136">
                  <w:marLeft w:val="144"/>
                  <w:marRight w:val="0"/>
                  <w:marTop w:val="40"/>
                  <w:marBottom w:val="40"/>
                  <w:divBdr>
                    <w:top w:val="none" w:sz="0" w:space="0" w:color="auto"/>
                    <w:left w:val="none" w:sz="0" w:space="0" w:color="auto"/>
                    <w:bottom w:val="none" w:sz="0" w:space="0" w:color="auto"/>
                    <w:right w:val="none" w:sz="0" w:space="0" w:color="auto"/>
                  </w:divBdr>
                </w:div>
                <w:div w:id="1222785405">
                  <w:marLeft w:val="144"/>
                  <w:marRight w:val="0"/>
                  <w:marTop w:val="40"/>
                  <w:marBottom w:val="40"/>
                  <w:divBdr>
                    <w:top w:val="none" w:sz="0" w:space="0" w:color="auto"/>
                    <w:left w:val="none" w:sz="0" w:space="0" w:color="auto"/>
                    <w:bottom w:val="none" w:sz="0" w:space="0" w:color="auto"/>
                    <w:right w:val="none" w:sz="0" w:space="0" w:color="auto"/>
                  </w:divBdr>
                </w:div>
                <w:div w:id="1225603443">
                  <w:marLeft w:val="144"/>
                  <w:marRight w:val="0"/>
                  <w:marTop w:val="40"/>
                  <w:marBottom w:val="40"/>
                  <w:divBdr>
                    <w:top w:val="none" w:sz="0" w:space="0" w:color="auto"/>
                    <w:left w:val="none" w:sz="0" w:space="0" w:color="auto"/>
                    <w:bottom w:val="none" w:sz="0" w:space="0" w:color="auto"/>
                    <w:right w:val="none" w:sz="0" w:space="0" w:color="auto"/>
                  </w:divBdr>
                </w:div>
                <w:div w:id="1233393118">
                  <w:marLeft w:val="0"/>
                  <w:marRight w:val="0"/>
                  <w:marTop w:val="0"/>
                  <w:marBottom w:val="140"/>
                  <w:divBdr>
                    <w:top w:val="none" w:sz="0" w:space="0" w:color="auto"/>
                    <w:left w:val="none" w:sz="0" w:space="0" w:color="auto"/>
                    <w:bottom w:val="none" w:sz="0" w:space="0" w:color="auto"/>
                    <w:right w:val="none" w:sz="0" w:space="0" w:color="auto"/>
                  </w:divBdr>
                </w:div>
                <w:div w:id="1238979009">
                  <w:marLeft w:val="144"/>
                  <w:marRight w:val="0"/>
                  <w:marTop w:val="40"/>
                  <w:marBottom w:val="40"/>
                  <w:divBdr>
                    <w:top w:val="none" w:sz="0" w:space="0" w:color="auto"/>
                    <w:left w:val="none" w:sz="0" w:space="0" w:color="auto"/>
                    <w:bottom w:val="none" w:sz="0" w:space="0" w:color="auto"/>
                    <w:right w:val="none" w:sz="0" w:space="0" w:color="auto"/>
                  </w:divBdr>
                </w:div>
                <w:div w:id="1240216255">
                  <w:marLeft w:val="144"/>
                  <w:marRight w:val="0"/>
                  <w:marTop w:val="40"/>
                  <w:marBottom w:val="40"/>
                  <w:divBdr>
                    <w:top w:val="none" w:sz="0" w:space="0" w:color="auto"/>
                    <w:left w:val="none" w:sz="0" w:space="0" w:color="auto"/>
                    <w:bottom w:val="none" w:sz="0" w:space="0" w:color="auto"/>
                    <w:right w:val="none" w:sz="0" w:space="0" w:color="auto"/>
                  </w:divBdr>
                </w:div>
                <w:div w:id="1240794953">
                  <w:marLeft w:val="144"/>
                  <w:marRight w:val="0"/>
                  <w:marTop w:val="40"/>
                  <w:marBottom w:val="40"/>
                  <w:divBdr>
                    <w:top w:val="none" w:sz="0" w:space="0" w:color="auto"/>
                    <w:left w:val="none" w:sz="0" w:space="0" w:color="auto"/>
                    <w:bottom w:val="none" w:sz="0" w:space="0" w:color="auto"/>
                    <w:right w:val="none" w:sz="0" w:space="0" w:color="auto"/>
                  </w:divBdr>
                </w:div>
                <w:div w:id="1245140651">
                  <w:marLeft w:val="144"/>
                  <w:marRight w:val="0"/>
                  <w:marTop w:val="40"/>
                  <w:marBottom w:val="40"/>
                  <w:divBdr>
                    <w:top w:val="none" w:sz="0" w:space="0" w:color="auto"/>
                    <w:left w:val="none" w:sz="0" w:space="0" w:color="auto"/>
                    <w:bottom w:val="none" w:sz="0" w:space="0" w:color="auto"/>
                    <w:right w:val="none" w:sz="0" w:space="0" w:color="auto"/>
                  </w:divBdr>
                </w:div>
                <w:div w:id="1255431545">
                  <w:marLeft w:val="144"/>
                  <w:marRight w:val="0"/>
                  <w:marTop w:val="40"/>
                  <w:marBottom w:val="40"/>
                  <w:divBdr>
                    <w:top w:val="none" w:sz="0" w:space="0" w:color="auto"/>
                    <w:left w:val="none" w:sz="0" w:space="0" w:color="auto"/>
                    <w:bottom w:val="none" w:sz="0" w:space="0" w:color="auto"/>
                    <w:right w:val="none" w:sz="0" w:space="0" w:color="auto"/>
                  </w:divBdr>
                </w:div>
                <w:div w:id="1261110971">
                  <w:marLeft w:val="144"/>
                  <w:marRight w:val="0"/>
                  <w:marTop w:val="40"/>
                  <w:marBottom w:val="40"/>
                  <w:divBdr>
                    <w:top w:val="none" w:sz="0" w:space="0" w:color="auto"/>
                    <w:left w:val="none" w:sz="0" w:space="0" w:color="auto"/>
                    <w:bottom w:val="none" w:sz="0" w:space="0" w:color="auto"/>
                    <w:right w:val="none" w:sz="0" w:space="0" w:color="auto"/>
                  </w:divBdr>
                </w:div>
                <w:div w:id="1273055339">
                  <w:marLeft w:val="144"/>
                  <w:marRight w:val="0"/>
                  <w:marTop w:val="40"/>
                  <w:marBottom w:val="40"/>
                  <w:divBdr>
                    <w:top w:val="none" w:sz="0" w:space="0" w:color="auto"/>
                    <w:left w:val="none" w:sz="0" w:space="0" w:color="auto"/>
                    <w:bottom w:val="none" w:sz="0" w:space="0" w:color="auto"/>
                    <w:right w:val="none" w:sz="0" w:space="0" w:color="auto"/>
                  </w:divBdr>
                </w:div>
                <w:div w:id="1274551347">
                  <w:marLeft w:val="0"/>
                  <w:marRight w:val="0"/>
                  <w:marTop w:val="0"/>
                  <w:marBottom w:val="140"/>
                  <w:divBdr>
                    <w:top w:val="none" w:sz="0" w:space="0" w:color="auto"/>
                    <w:left w:val="none" w:sz="0" w:space="0" w:color="auto"/>
                    <w:bottom w:val="none" w:sz="0" w:space="0" w:color="auto"/>
                    <w:right w:val="none" w:sz="0" w:space="0" w:color="auto"/>
                  </w:divBdr>
                </w:div>
                <w:div w:id="1281718926">
                  <w:marLeft w:val="144"/>
                  <w:marRight w:val="0"/>
                  <w:marTop w:val="40"/>
                  <w:marBottom w:val="40"/>
                  <w:divBdr>
                    <w:top w:val="none" w:sz="0" w:space="0" w:color="auto"/>
                    <w:left w:val="none" w:sz="0" w:space="0" w:color="auto"/>
                    <w:bottom w:val="none" w:sz="0" w:space="0" w:color="auto"/>
                    <w:right w:val="none" w:sz="0" w:space="0" w:color="auto"/>
                  </w:divBdr>
                </w:div>
                <w:div w:id="1287586006">
                  <w:marLeft w:val="144"/>
                  <w:marRight w:val="0"/>
                  <w:marTop w:val="40"/>
                  <w:marBottom w:val="40"/>
                  <w:divBdr>
                    <w:top w:val="none" w:sz="0" w:space="0" w:color="auto"/>
                    <w:left w:val="none" w:sz="0" w:space="0" w:color="auto"/>
                    <w:bottom w:val="none" w:sz="0" w:space="0" w:color="auto"/>
                    <w:right w:val="none" w:sz="0" w:space="0" w:color="auto"/>
                  </w:divBdr>
                </w:div>
                <w:div w:id="1308822710">
                  <w:marLeft w:val="0"/>
                  <w:marRight w:val="0"/>
                  <w:marTop w:val="40"/>
                  <w:marBottom w:val="40"/>
                  <w:divBdr>
                    <w:top w:val="none" w:sz="0" w:space="0" w:color="auto"/>
                    <w:left w:val="none" w:sz="0" w:space="0" w:color="auto"/>
                    <w:bottom w:val="none" w:sz="0" w:space="0" w:color="auto"/>
                    <w:right w:val="none" w:sz="0" w:space="0" w:color="auto"/>
                  </w:divBdr>
                </w:div>
                <w:div w:id="1311712136">
                  <w:marLeft w:val="144"/>
                  <w:marRight w:val="0"/>
                  <w:marTop w:val="40"/>
                  <w:marBottom w:val="40"/>
                  <w:divBdr>
                    <w:top w:val="none" w:sz="0" w:space="0" w:color="auto"/>
                    <w:left w:val="none" w:sz="0" w:space="0" w:color="auto"/>
                    <w:bottom w:val="none" w:sz="0" w:space="0" w:color="auto"/>
                    <w:right w:val="none" w:sz="0" w:space="0" w:color="auto"/>
                  </w:divBdr>
                </w:div>
                <w:div w:id="1320765390">
                  <w:marLeft w:val="144"/>
                  <w:marRight w:val="0"/>
                  <w:marTop w:val="40"/>
                  <w:marBottom w:val="40"/>
                  <w:divBdr>
                    <w:top w:val="none" w:sz="0" w:space="0" w:color="auto"/>
                    <w:left w:val="none" w:sz="0" w:space="0" w:color="auto"/>
                    <w:bottom w:val="none" w:sz="0" w:space="0" w:color="auto"/>
                    <w:right w:val="none" w:sz="0" w:space="0" w:color="auto"/>
                  </w:divBdr>
                </w:div>
                <w:div w:id="1326785414">
                  <w:marLeft w:val="0"/>
                  <w:marRight w:val="0"/>
                  <w:marTop w:val="40"/>
                  <w:marBottom w:val="40"/>
                  <w:divBdr>
                    <w:top w:val="none" w:sz="0" w:space="0" w:color="auto"/>
                    <w:left w:val="none" w:sz="0" w:space="0" w:color="auto"/>
                    <w:bottom w:val="none" w:sz="0" w:space="0" w:color="auto"/>
                    <w:right w:val="none" w:sz="0" w:space="0" w:color="auto"/>
                  </w:divBdr>
                </w:div>
                <w:div w:id="1326857092">
                  <w:marLeft w:val="0"/>
                  <w:marRight w:val="0"/>
                  <w:marTop w:val="0"/>
                  <w:marBottom w:val="140"/>
                  <w:divBdr>
                    <w:top w:val="none" w:sz="0" w:space="0" w:color="auto"/>
                    <w:left w:val="none" w:sz="0" w:space="0" w:color="auto"/>
                    <w:bottom w:val="none" w:sz="0" w:space="0" w:color="auto"/>
                    <w:right w:val="none" w:sz="0" w:space="0" w:color="auto"/>
                  </w:divBdr>
                </w:div>
                <w:div w:id="1341279204">
                  <w:marLeft w:val="144"/>
                  <w:marRight w:val="0"/>
                  <w:marTop w:val="40"/>
                  <w:marBottom w:val="40"/>
                  <w:divBdr>
                    <w:top w:val="none" w:sz="0" w:space="0" w:color="auto"/>
                    <w:left w:val="none" w:sz="0" w:space="0" w:color="auto"/>
                    <w:bottom w:val="none" w:sz="0" w:space="0" w:color="auto"/>
                    <w:right w:val="none" w:sz="0" w:space="0" w:color="auto"/>
                  </w:divBdr>
                </w:div>
                <w:div w:id="1348479843">
                  <w:marLeft w:val="144"/>
                  <w:marRight w:val="0"/>
                  <w:marTop w:val="40"/>
                  <w:marBottom w:val="40"/>
                  <w:divBdr>
                    <w:top w:val="none" w:sz="0" w:space="0" w:color="auto"/>
                    <w:left w:val="none" w:sz="0" w:space="0" w:color="auto"/>
                    <w:bottom w:val="none" w:sz="0" w:space="0" w:color="auto"/>
                    <w:right w:val="none" w:sz="0" w:space="0" w:color="auto"/>
                  </w:divBdr>
                </w:div>
                <w:div w:id="1369068466">
                  <w:marLeft w:val="144"/>
                  <w:marRight w:val="0"/>
                  <w:marTop w:val="40"/>
                  <w:marBottom w:val="40"/>
                  <w:divBdr>
                    <w:top w:val="none" w:sz="0" w:space="0" w:color="auto"/>
                    <w:left w:val="none" w:sz="0" w:space="0" w:color="auto"/>
                    <w:bottom w:val="none" w:sz="0" w:space="0" w:color="auto"/>
                    <w:right w:val="none" w:sz="0" w:space="0" w:color="auto"/>
                  </w:divBdr>
                </w:div>
                <w:div w:id="1371807332">
                  <w:marLeft w:val="0"/>
                  <w:marRight w:val="0"/>
                  <w:marTop w:val="40"/>
                  <w:marBottom w:val="40"/>
                  <w:divBdr>
                    <w:top w:val="none" w:sz="0" w:space="0" w:color="auto"/>
                    <w:left w:val="none" w:sz="0" w:space="0" w:color="auto"/>
                    <w:bottom w:val="none" w:sz="0" w:space="0" w:color="auto"/>
                    <w:right w:val="none" w:sz="0" w:space="0" w:color="auto"/>
                  </w:divBdr>
                </w:div>
                <w:div w:id="1392197288">
                  <w:marLeft w:val="144"/>
                  <w:marRight w:val="0"/>
                  <w:marTop w:val="40"/>
                  <w:marBottom w:val="40"/>
                  <w:divBdr>
                    <w:top w:val="none" w:sz="0" w:space="0" w:color="auto"/>
                    <w:left w:val="none" w:sz="0" w:space="0" w:color="auto"/>
                    <w:bottom w:val="none" w:sz="0" w:space="0" w:color="auto"/>
                    <w:right w:val="none" w:sz="0" w:space="0" w:color="auto"/>
                  </w:divBdr>
                </w:div>
                <w:div w:id="1393113069">
                  <w:marLeft w:val="144"/>
                  <w:marRight w:val="0"/>
                  <w:marTop w:val="40"/>
                  <w:marBottom w:val="40"/>
                  <w:divBdr>
                    <w:top w:val="none" w:sz="0" w:space="0" w:color="auto"/>
                    <w:left w:val="none" w:sz="0" w:space="0" w:color="auto"/>
                    <w:bottom w:val="none" w:sz="0" w:space="0" w:color="auto"/>
                    <w:right w:val="none" w:sz="0" w:space="0" w:color="auto"/>
                  </w:divBdr>
                </w:div>
                <w:div w:id="1405880856">
                  <w:marLeft w:val="144"/>
                  <w:marRight w:val="0"/>
                  <w:marTop w:val="40"/>
                  <w:marBottom w:val="40"/>
                  <w:divBdr>
                    <w:top w:val="none" w:sz="0" w:space="0" w:color="auto"/>
                    <w:left w:val="none" w:sz="0" w:space="0" w:color="auto"/>
                    <w:bottom w:val="none" w:sz="0" w:space="0" w:color="auto"/>
                    <w:right w:val="none" w:sz="0" w:space="0" w:color="auto"/>
                  </w:divBdr>
                </w:div>
                <w:div w:id="1428192680">
                  <w:marLeft w:val="0"/>
                  <w:marRight w:val="0"/>
                  <w:marTop w:val="40"/>
                  <w:marBottom w:val="40"/>
                  <w:divBdr>
                    <w:top w:val="none" w:sz="0" w:space="0" w:color="auto"/>
                    <w:left w:val="none" w:sz="0" w:space="0" w:color="auto"/>
                    <w:bottom w:val="none" w:sz="0" w:space="0" w:color="auto"/>
                    <w:right w:val="none" w:sz="0" w:space="0" w:color="auto"/>
                  </w:divBdr>
                </w:div>
                <w:div w:id="1431706147">
                  <w:marLeft w:val="0"/>
                  <w:marRight w:val="0"/>
                  <w:marTop w:val="0"/>
                  <w:marBottom w:val="140"/>
                  <w:divBdr>
                    <w:top w:val="none" w:sz="0" w:space="0" w:color="auto"/>
                    <w:left w:val="none" w:sz="0" w:space="0" w:color="auto"/>
                    <w:bottom w:val="none" w:sz="0" w:space="0" w:color="auto"/>
                    <w:right w:val="none" w:sz="0" w:space="0" w:color="auto"/>
                  </w:divBdr>
                </w:div>
                <w:div w:id="1433819754">
                  <w:marLeft w:val="144"/>
                  <w:marRight w:val="0"/>
                  <w:marTop w:val="40"/>
                  <w:marBottom w:val="40"/>
                  <w:divBdr>
                    <w:top w:val="none" w:sz="0" w:space="0" w:color="auto"/>
                    <w:left w:val="none" w:sz="0" w:space="0" w:color="auto"/>
                    <w:bottom w:val="none" w:sz="0" w:space="0" w:color="auto"/>
                    <w:right w:val="none" w:sz="0" w:space="0" w:color="auto"/>
                  </w:divBdr>
                </w:div>
                <w:div w:id="1436515638">
                  <w:marLeft w:val="144"/>
                  <w:marRight w:val="0"/>
                  <w:marTop w:val="40"/>
                  <w:marBottom w:val="40"/>
                  <w:divBdr>
                    <w:top w:val="none" w:sz="0" w:space="0" w:color="auto"/>
                    <w:left w:val="none" w:sz="0" w:space="0" w:color="auto"/>
                    <w:bottom w:val="none" w:sz="0" w:space="0" w:color="auto"/>
                    <w:right w:val="none" w:sz="0" w:space="0" w:color="auto"/>
                  </w:divBdr>
                </w:div>
                <w:div w:id="1441795798">
                  <w:marLeft w:val="144"/>
                  <w:marRight w:val="0"/>
                  <w:marTop w:val="40"/>
                  <w:marBottom w:val="40"/>
                  <w:divBdr>
                    <w:top w:val="none" w:sz="0" w:space="0" w:color="auto"/>
                    <w:left w:val="none" w:sz="0" w:space="0" w:color="auto"/>
                    <w:bottom w:val="none" w:sz="0" w:space="0" w:color="auto"/>
                    <w:right w:val="none" w:sz="0" w:space="0" w:color="auto"/>
                  </w:divBdr>
                </w:div>
                <w:div w:id="1445684628">
                  <w:marLeft w:val="144"/>
                  <w:marRight w:val="0"/>
                  <w:marTop w:val="40"/>
                  <w:marBottom w:val="40"/>
                  <w:divBdr>
                    <w:top w:val="none" w:sz="0" w:space="0" w:color="auto"/>
                    <w:left w:val="none" w:sz="0" w:space="0" w:color="auto"/>
                    <w:bottom w:val="none" w:sz="0" w:space="0" w:color="auto"/>
                    <w:right w:val="none" w:sz="0" w:space="0" w:color="auto"/>
                  </w:divBdr>
                </w:div>
                <w:div w:id="1446000881">
                  <w:marLeft w:val="0"/>
                  <w:marRight w:val="0"/>
                  <w:marTop w:val="0"/>
                  <w:marBottom w:val="140"/>
                  <w:divBdr>
                    <w:top w:val="none" w:sz="0" w:space="0" w:color="auto"/>
                    <w:left w:val="none" w:sz="0" w:space="0" w:color="auto"/>
                    <w:bottom w:val="none" w:sz="0" w:space="0" w:color="auto"/>
                    <w:right w:val="none" w:sz="0" w:space="0" w:color="auto"/>
                  </w:divBdr>
                </w:div>
                <w:div w:id="1453743238">
                  <w:marLeft w:val="144"/>
                  <w:marRight w:val="0"/>
                  <w:marTop w:val="40"/>
                  <w:marBottom w:val="40"/>
                  <w:divBdr>
                    <w:top w:val="none" w:sz="0" w:space="0" w:color="auto"/>
                    <w:left w:val="none" w:sz="0" w:space="0" w:color="auto"/>
                    <w:bottom w:val="none" w:sz="0" w:space="0" w:color="auto"/>
                    <w:right w:val="none" w:sz="0" w:space="0" w:color="auto"/>
                  </w:divBdr>
                </w:div>
                <w:div w:id="1459447939">
                  <w:marLeft w:val="144"/>
                  <w:marRight w:val="0"/>
                  <w:marTop w:val="40"/>
                  <w:marBottom w:val="40"/>
                  <w:divBdr>
                    <w:top w:val="none" w:sz="0" w:space="0" w:color="auto"/>
                    <w:left w:val="none" w:sz="0" w:space="0" w:color="auto"/>
                    <w:bottom w:val="none" w:sz="0" w:space="0" w:color="auto"/>
                    <w:right w:val="none" w:sz="0" w:space="0" w:color="auto"/>
                  </w:divBdr>
                </w:div>
                <w:div w:id="1461261556">
                  <w:marLeft w:val="144"/>
                  <w:marRight w:val="0"/>
                  <w:marTop w:val="40"/>
                  <w:marBottom w:val="40"/>
                  <w:divBdr>
                    <w:top w:val="none" w:sz="0" w:space="0" w:color="auto"/>
                    <w:left w:val="none" w:sz="0" w:space="0" w:color="auto"/>
                    <w:bottom w:val="none" w:sz="0" w:space="0" w:color="auto"/>
                    <w:right w:val="none" w:sz="0" w:space="0" w:color="auto"/>
                  </w:divBdr>
                </w:div>
                <w:div w:id="1474325666">
                  <w:marLeft w:val="144"/>
                  <w:marRight w:val="0"/>
                  <w:marTop w:val="40"/>
                  <w:marBottom w:val="40"/>
                  <w:divBdr>
                    <w:top w:val="none" w:sz="0" w:space="0" w:color="auto"/>
                    <w:left w:val="none" w:sz="0" w:space="0" w:color="auto"/>
                    <w:bottom w:val="none" w:sz="0" w:space="0" w:color="auto"/>
                    <w:right w:val="none" w:sz="0" w:space="0" w:color="auto"/>
                  </w:divBdr>
                </w:div>
                <w:div w:id="1478838852">
                  <w:marLeft w:val="144"/>
                  <w:marRight w:val="0"/>
                  <w:marTop w:val="40"/>
                  <w:marBottom w:val="40"/>
                  <w:divBdr>
                    <w:top w:val="none" w:sz="0" w:space="0" w:color="auto"/>
                    <w:left w:val="none" w:sz="0" w:space="0" w:color="auto"/>
                    <w:bottom w:val="none" w:sz="0" w:space="0" w:color="auto"/>
                    <w:right w:val="none" w:sz="0" w:space="0" w:color="auto"/>
                  </w:divBdr>
                </w:div>
                <w:div w:id="1487354925">
                  <w:marLeft w:val="144"/>
                  <w:marRight w:val="0"/>
                  <w:marTop w:val="40"/>
                  <w:marBottom w:val="40"/>
                  <w:divBdr>
                    <w:top w:val="none" w:sz="0" w:space="0" w:color="auto"/>
                    <w:left w:val="none" w:sz="0" w:space="0" w:color="auto"/>
                    <w:bottom w:val="none" w:sz="0" w:space="0" w:color="auto"/>
                    <w:right w:val="none" w:sz="0" w:space="0" w:color="auto"/>
                  </w:divBdr>
                </w:div>
                <w:div w:id="1488280911">
                  <w:marLeft w:val="144"/>
                  <w:marRight w:val="0"/>
                  <w:marTop w:val="40"/>
                  <w:marBottom w:val="40"/>
                  <w:divBdr>
                    <w:top w:val="none" w:sz="0" w:space="0" w:color="auto"/>
                    <w:left w:val="none" w:sz="0" w:space="0" w:color="auto"/>
                    <w:bottom w:val="none" w:sz="0" w:space="0" w:color="auto"/>
                    <w:right w:val="none" w:sz="0" w:space="0" w:color="auto"/>
                  </w:divBdr>
                </w:div>
                <w:div w:id="1488861510">
                  <w:marLeft w:val="0"/>
                  <w:marRight w:val="0"/>
                  <w:marTop w:val="40"/>
                  <w:marBottom w:val="40"/>
                  <w:divBdr>
                    <w:top w:val="none" w:sz="0" w:space="0" w:color="auto"/>
                    <w:left w:val="none" w:sz="0" w:space="0" w:color="auto"/>
                    <w:bottom w:val="none" w:sz="0" w:space="0" w:color="auto"/>
                    <w:right w:val="none" w:sz="0" w:space="0" w:color="auto"/>
                  </w:divBdr>
                </w:div>
                <w:div w:id="1497651262">
                  <w:marLeft w:val="144"/>
                  <w:marRight w:val="0"/>
                  <w:marTop w:val="40"/>
                  <w:marBottom w:val="40"/>
                  <w:divBdr>
                    <w:top w:val="none" w:sz="0" w:space="0" w:color="auto"/>
                    <w:left w:val="none" w:sz="0" w:space="0" w:color="auto"/>
                    <w:bottom w:val="none" w:sz="0" w:space="0" w:color="auto"/>
                    <w:right w:val="none" w:sz="0" w:space="0" w:color="auto"/>
                  </w:divBdr>
                </w:div>
                <w:div w:id="1498690552">
                  <w:marLeft w:val="144"/>
                  <w:marRight w:val="0"/>
                  <w:marTop w:val="40"/>
                  <w:marBottom w:val="40"/>
                  <w:divBdr>
                    <w:top w:val="none" w:sz="0" w:space="0" w:color="auto"/>
                    <w:left w:val="none" w:sz="0" w:space="0" w:color="auto"/>
                    <w:bottom w:val="none" w:sz="0" w:space="0" w:color="auto"/>
                    <w:right w:val="none" w:sz="0" w:space="0" w:color="auto"/>
                  </w:divBdr>
                </w:div>
                <w:div w:id="1514954192">
                  <w:marLeft w:val="0"/>
                  <w:marRight w:val="0"/>
                  <w:marTop w:val="40"/>
                  <w:marBottom w:val="40"/>
                  <w:divBdr>
                    <w:top w:val="none" w:sz="0" w:space="0" w:color="auto"/>
                    <w:left w:val="none" w:sz="0" w:space="0" w:color="auto"/>
                    <w:bottom w:val="none" w:sz="0" w:space="0" w:color="auto"/>
                    <w:right w:val="none" w:sz="0" w:space="0" w:color="auto"/>
                  </w:divBdr>
                </w:div>
                <w:div w:id="1519126818">
                  <w:marLeft w:val="144"/>
                  <w:marRight w:val="0"/>
                  <w:marTop w:val="40"/>
                  <w:marBottom w:val="40"/>
                  <w:divBdr>
                    <w:top w:val="none" w:sz="0" w:space="0" w:color="auto"/>
                    <w:left w:val="none" w:sz="0" w:space="0" w:color="auto"/>
                    <w:bottom w:val="none" w:sz="0" w:space="0" w:color="auto"/>
                    <w:right w:val="none" w:sz="0" w:space="0" w:color="auto"/>
                  </w:divBdr>
                </w:div>
                <w:div w:id="1520467589">
                  <w:marLeft w:val="0"/>
                  <w:marRight w:val="0"/>
                  <w:marTop w:val="40"/>
                  <w:marBottom w:val="40"/>
                  <w:divBdr>
                    <w:top w:val="none" w:sz="0" w:space="0" w:color="auto"/>
                    <w:left w:val="none" w:sz="0" w:space="0" w:color="auto"/>
                    <w:bottom w:val="none" w:sz="0" w:space="0" w:color="auto"/>
                    <w:right w:val="none" w:sz="0" w:space="0" w:color="auto"/>
                  </w:divBdr>
                </w:div>
                <w:div w:id="1524631120">
                  <w:marLeft w:val="144"/>
                  <w:marRight w:val="0"/>
                  <w:marTop w:val="40"/>
                  <w:marBottom w:val="40"/>
                  <w:divBdr>
                    <w:top w:val="none" w:sz="0" w:space="0" w:color="auto"/>
                    <w:left w:val="none" w:sz="0" w:space="0" w:color="auto"/>
                    <w:bottom w:val="none" w:sz="0" w:space="0" w:color="auto"/>
                    <w:right w:val="none" w:sz="0" w:space="0" w:color="auto"/>
                  </w:divBdr>
                </w:div>
                <w:div w:id="1532720526">
                  <w:marLeft w:val="144"/>
                  <w:marRight w:val="0"/>
                  <w:marTop w:val="40"/>
                  <w:marBottom w:val="40"/>
                  <w:divBdr>
                    <w:top w:val="none" w:sz="0" w:space="0" w:color="auto"/>
                    <w:left w:val="none" w:sz="0" w:space="0" w:color="auto"/>
                    <w:bottom w:val="none" w:sz="0" w:space="0" w:color="auto"/>
                    <w:right w:val="none" w:sz="0" w:space="0" w:color="auto"/>
                  </w:divBdr>
                </w:div>
                <w:div w:id="1538396202">
                  <w:marLeft w:val="144"/>
                  <w:marRight w:val="0"/>
                  <w:marTop w:val="40"/>
                  <w:marBottom w:val="40"/>
                  <w:divBdr>
                    <w:top w:val="none" w:sz="0" w:space="0" w:color="auto"/>
                    <w:left w:val="none" w:sz="0" w:space="0" w:color="auto"/>
                    <w:bottom w:val="none" w:sz="0" w:space="0" w:color="auto"/>
                    <w:right w:val="none" w:sz="0" w:space="0" w:color="auto"/>
                  </w:divBdr>
                </w:div>
                <w:div w:id="1540239052">
                  <w:marLeft w:val="144"/>
                  <w:marRight w:val="0"/>
                  <w:marTop w:val="40"/>
                  <w:marBottom w:val="40"/>
                  <w:divBdr>
                    <w:top w:val="none" w:sz="0" w:space="0" w:color="auto"/>
                    <w:left w:val="none" w:sz="0" w:space="0" w:color="auto"/>
                    <w:bottom w:val="none" w:sz="0" w:space="0" w:color="auto"/>
                    <w:right w:val="none" w:sz="0" w:space="0" w:color="auto"/>
                  </w:divBdr>
                </w:div>
                <w:div w:id="1552306160">
                  <w:marLeft w:val="0"/>
                  <w:marRight w:val="0"/>
                  <w:marTop w:val="0"/>
                  <w:marBottom w:val="140"/>
                  <w:divBdr>
                    <w:top w:val="none" w:sz="0" w:space="0" w:color="auto"/>
                    <w:left w:val="none" w:sz="0" w:space="0" w:color="auto"/>
                    <w:bottom w:val="none" w:sz="0" w:space="0" w:color="auto"/>
                    <w:right w:val="none" w:sz="0" w:space="0" w:color="auto"/>
                  </w:divBdr>
                </w:div>
                <w:div w:id="1572036694">
                  <w:marLeft w:val="0"/>
                  <w:marRight w:val="0"/>
                  <w:marTop w:val="40"/>
                  <w:marBottom w:val="40"/>
                  <w:divBdr>
                    <w:top w:val="none" w:sz="0" w:space="0" w:color="auto"/>
                    <w:left w:val="none" w:sz="0" w:space="0" w:color="auto"/>
                    <w:bottom w:val="none" w:sz="0" w:space="0" w:color="auto"/>
                    <w:right w:val="none" w:sz="0" w:space="0" w:color="auto"/>
                  </w:divBdr>
                </w:div>
                <w:div w:id="1591237080">
                  <w:marLeft w:val="144"/>
                  <w:marRight w:val="0"/>
                  <w:marTop w:val="40"/>
                  <w:marBottom w:val="40"/>
                  <w:divBdr>
                    <w:top w:val="none" w:sz="0" w:space="0" w:color="auto"/>
                    <w:left w:val="none" w:sz="0" w:space="0" w:color="auto"/>
                    <w:bottom w:val="none" w:sz="0" w:space="0" w:color="auto"/>
                    <w:right w:val="none" w:sz="0" w:space="0" w:color="auto"/>
                  </w:divBdr>
                </w:div>
                <w:div w:id="1603950667">
                  <w:marLeft w:val="144"/>
                  <w:marRight w:val="0"/>
                  <w:marTop w:val="40"/>
                  <w:marBottom w:val="40"/>
                  <w:divBdr>
                    <w:top w:val="none" w:sz="0" w:space="0" w:color="auto"/>
                    <w:left w:val="none" w:sz="0" w:space="0" w:color="auto"/>
                    <w:bottom w:val="none" w:sz="0" w:space="0" w:color="auto"/>
                    <w:right w:val="none" w:sz="0" w:space="0" w:color="auto"/>
                  </w:divBdr>
                </w:div>
                <w:div w:id="1611888697">
                  <w:marLeft w:val="144"/>
                  <w:marRight w:val="0"/>
                  <w:marTop w:val="40"/>
                  <w:marBottom w:val="40"/>
                  <w:divBdr>
                    <w:top w:val="none" w:sz="0" w:space="0" w:color="auto"/>
                    <w:left w:val="none" w:sz="0" w:space="0" w:color="auto"/>
                    <w:bottom w:val="none" w:sz="0" w:space="0" w:color="auto"/>
                    <w:right w:val="none" w:sz="0" w:space="0" w:color="auto"/>
                  </w:divBdr>
                </w:div>
                <w:div w:id="1614706095">
                  <w:marLeft w:val="144"/>
                  <w:marRight w:val="0"/>
                  <w:marTop w:val="40"/>
                  <w:marBottom w:val="40"/>
                  <w:divBdr>
                    <w:top w:val="none" w:sz="0" w:space="0" w:color="auto"/>
                    <w:left w:val="none" w:sz="0" w:space="0" w:color="auto"/>
                    <w:bottom w:val="none" w:sz="0" w:space="0" w:color="auto"/>
                    <w:right w:val="none" w:sz="0" w:space="0" w:color="auto"/>
                  </w:divBdr>
                </w:div>
                <w:div w:id="1619022352">
                  <w:marLeft w:val="144"/>
                  <w:marRight w:val="0"/>
                  <w:marTop w:val="40"/>
                  <w:marBottom w:val="40"/>
                  <w:divBdr>
                    <w:top w:val="none" w:sz="0" w:space="0" w:color="auto"/>
                    <w:left w:val="none" w:sz="0" w:space="0" w:color="auto"/>
                    <w:bottom w:val="none" w:sz="0" w:space="0" w:color="auto"/>
                    <w:right w:val="none" w:sz="0" w:space="0" w:color="auto"/>
                  </w:divBdr>
                </w:div>
                <w:div w:id="1620645408">
                  <w:marLeft w:val="144"/>
                  <w:marRight w:val="0"/>
                  <w:marTop w:val="40"/>
                  <w:marBottom w:val="40"/>
                  <w:divBdr>
                    <w:top w:val="none" w:sz="0" w:space="0" w:color="auto"/>
                    <w:left w:val="none" w:sz="0" w:space="0" w:color="auto"/>
                    <w:bottom w:val="none" w:sz="0" w:space="0" w:color="auto"/>
                    <w:right w:val="none" w:sz="0" w:space="0" w:color="auto"/>
                  </w:divBdr>
                </w:div>
                <w:div w:id="1643272091">
                  <w:marLeft w:val="0"/>
                  <w:marRight w:val="0"/>
                  <w:marTop w:val="40"/>
                  <w:marBottom w:val="40"/>
                  <w:divBdr>
                    <w:top w:val="none" w:sz="0" w:space="0" w:color="auto"/>
                    <w:left w:val="none" w:sz="0" w:space="0" w:color="auto"/>
                    <w:bottom w:val="none" w:sz="0" w:space="0" w:color="auto"/>
                    <w:right w:val="none" w:sz="0" w:space="0" w:color="auto"/>
                  </w:divBdr>
                </w:div>
                <w:div w:id="1645620263">
                  <w:marLeft w:val="144"/>
                  <w:marRight w:val="0"/>
                  <w:marTop w:val="40"/>
                  <w:marBottom w:val="40"/>
                  <w:divBdr>
                    <w:top w:val="none" w:sz="0" w:space="0" w:color="auto"/>
                    <w:left w:val="none" w:sz="0" w:space="0" w:color="auto"/>
                    <w:bottom w:val="none" w:sz="0" w:space="0" w:color="auto"/>
                    <w:right w:val="none" w:sz="0" w:space="0" w:color="auto"/>
                  </w:divBdr>
                </w:div>
                <w:div w:id="1650555123">
                  <w:marLeft w:val="144"/>
                  <w:marRight w:val="0"/>
                  <w:marTop w:val="40"/>
                  <w:marBottom w:val="40"/>
                  <w:divBdr>
                    <w:top w:val="none" w:sz="0" w:space="0" w:color="auto"/>
                    <w:left w:val="none" w:sz="0" w:space="0" w:color="auto"/>
                    <w:bottom w:val="none" w:sz="0" w:space="0" w:color="auto"/>
                    <w:right w:val="none" w:sz="0" w:space="0" w:color="auto"/>
                  </w:divBdr>
                </w:div>
                <w:div w:id="1653562226">
                  <w:marLeft w:val="144"/>
                  <w:marRight w:val="0"/>
                  <w:marTop w:val="40"/>
                  <w:marBottom w:val="40"/>
                  <w:divBdr>
                    <w:top w:val="none" w:sz="0" w:space="0" w:color="auto"/>
                    <w:left w:val="none" w:sz="0" w:space="0" w:color="auto"/>
                    <w:bottom w:val="none" w:sz="0" w:space="0" w:color="auto"/>
                    <w:right w:val="none" w:sz="0" w:space="0" w:color="auto"/>
                  </w:divBdr>
                </w:div>
                <w:div w:id="1664165607">
                  <w:marLeft w:val="144"/>
                  <w:marRight w:val="0"/>
                  <w:marTop w:val="40"/>
                  <w:marBottom w:val="40"/>
                  <w:divBdr>
                    <w:top w:val="none" w:sz="0" w:space="0" w:color="auto"/>
                    <w:left w:val="none" w:sz="0" w:space="0" w:color="auto"/>
                    <w:bottom w:val="none" w:sz="0" w:space="0" w:color="auto"/>
                    <w:right w:val="none" w:sz="0" w:space="0" w:color="auto"/>
                  </w:divBdr>
                </w:div>
                <w:div w:id="1664310784">
                  <w:marLeft w:val="144"/>
                  <w:marRight w:val="0"/>
                  <w:marTop w:val="40"/>
                  <w:marBottom w:val="40"/>
                  <w:divBdr>
                    <w:top w:val="none" w:sz="0" w:space="0" w:color="auto"/>
                    <w:left w:val="none" w:sz="0" w:space="0" w:color="auto"/>
                    <w:bottom w:val="none" w:sz="0" w:space="0" w:color="auto"/>
                    <w:right w:val="none" w:sz="0" w:space="0" w:color="auto"/>
                  </w:divBdr>
                </w:div>
                <w:div w:id="1665891793">
                  <w:marLeft w:val="0"/>
                  <w:marRight w:val="0"/>
                  <w:marTop w:val="40"/>
                  <w:marBottom w:val="40"/>
                  <w:divBdr>
                    <w:top w:val="none" w:sz="0" w:space="0" w:color="auto"/>
                    <w:left w:val="none" w:sz="0" w:space="0" w:color="auto"/>
                    <w:bottom w:val="none" w:sz="0" w:space="0" w:color="auto"/>
                    <w:right w:val="none" w:sz="0" w:space="0" w:color="auto"/>
                  </w:divBdr>
                </w:div>
                <w:div w:id="1669286684">
                  <w:marLeft w:val="144"/>
                  <w:marRight w:val="0"/>
                  <w:marTop w:val="40"/>
                  <w:marBottom w:val="40"/>
                  <w:divBdr>
                    <w:top w:val="none" w:sz="0" w:space="0" w:color="auto"/>
                    <w:left w:val="none" w:sz="0" w:space="0" w:color="auto"/>
                    <w:bottom w:val="none" w:sz="0" w:space="0" w:color="auto"/>
                    <w:right w:val="none" w:sz="0" w:space="0" w:color="auto"/>
                  </w:divBdr>
                </w:div>
                <w:div w:id="1680695403">
                  <w:marLeft w:val="144"/>
                  <w:marRight w:val="0"/>
                  <w:marTop w:val="40"/>
                  <w:marBottom w:val="40"/>
                  <w:divBdr>
                    <w:top w:val="none" w:sz="0" w:space="0" w:color="auto"/>
                    <w:left w:val="none" w:sz="0" w:space="0" w:color="auto"/>
                    <w:bottom w:val="none" w:sz="0" w:space="0" w:color="auto"/>
                    <w:right w:val="none" w:sz="0" w:space="0" w:color="auto"/>
                  </w:divBdr>
                </w:div>
                <w:div w:id="1690257784">
                  <w:marLeft w:val="0"/>
                  <w:marRight w:val="0"/>
                  <w:marTop w:val="40"/>
                  <w:marBottom w:val="40"/>
                  <w:divBdr>
                    <w:top w:val="none" w:sz="0" w:space="0" w:color="auto"/>
                    <w:left w:val="none" w:sz="0" w:space="0" w:color="auto"/>
                    <w:bottom w:val="none" w:sz="0" w:space="0" w:color="auto"/>
                    <w:right w:val="none" w:sz="0" w:space="0" w:color="auto"/>
                  </w:divBdr>
                </w:div>
                <w:div w:id="1701201341">
                  <w:marLeft w:val="144"/>
                  <w:marRight w:val="0"/>
                  <w:marTop w:val="40"/>
                  <w:marBottom w:val="40"/>
                  <w:divBdr>
                    <w:top w:val="none" w:sz="0" w:space="0" w:color="auto"/>
                    <w:left w:val="none" w:sz="0" w:space="0" w:color="auto"/>
                    <w:bottom w:val="none" w:sz="0" w:space="0" w:color="auto"/>
                    <w:right w:val="none" w:sz="0" w:space="0" w:color="auto"/>
                  </w:divBdr>
                </w:div>
                <w:div w:id="1710640054">
                  <w:marLeft w:val="144"/>
                  <w:marRight w:val="0"/>
                  <w:marTop w:val="40"/>
                  <w:marBottom w:val="40"/>
                  <w:divBdr>
                    <w:top w:val="none" w:sz="0" w:space="0" w:color="auto"/>
                    <w:left w:val="none" w:sz="0" w:space="0" w:color="auto"/>
                    <w:bottom w:val="none" w:sz="0" w:space="0" w:color="auto"/>
                    <w:right w:val="none" w:sz="0" w:space="0" w:color="auto"/>
                  </w:divBdr>
                </w:div>
                <w:div w:id="1729648672">
                  <w:marLeft w:val="144"/>
                  <w:marRight w:val="0"/>
                  <w:marTop w:val="40"/>
                  <w:marBottom w:val="40"/>
                  <w:divBdr>
                    <w:top w:val="none" w:sz="0" w:space="0" w:color="auto"/>
                    <w:left w:val="none" w:sz="0" w:space="0" w:color="auto"/>
                    <w:bottom w:val="none" w:sz="0" w:space="0" w:color="auto"/>
                    <w:right w:val="none" w:sz="0" w:space="0" w:color="auto"/>
                  </w:divBdr>
                </w:div>
                <w:div w:id="1732460784">
                  <w:marLeft w:val="144"/>
                  <w:marRight w:val="0"/>
                  <w:marTop w:val="40"/>
                  <w:marBottom w:val="40"/>
                  <w:divBdr>
                    <w:top w:val="none" w:sz="0" w:space="0" w:color="auto"/>
                    <w:left w:val="none" w:sz="0" w:space="0" w:color="auto"/>
                    <w:bottom w:val="none" w:sz="0" w:space="0" w:color="auto"/>
                    <w:right w:val="none" w:sz="0" w:space="0" w:color="auto"/>
                  </w:divBdr>
                </w:div>
                <w:div w:id="1734548807">
                  <w:marLeft w:val="144"/>
                  <w:marRight w:val="0"/>
                  <w:marTop w:val="40"/>
                  <w:marBottom w:val="40"/>
                  <w:divBdr>
                    <w:top w:val="none" w:sz="0" w:space="0" w:color="auto"/>
                    <w:left w:val="none" w:sz="0" w:space="0" w:color="auto"/>
                    <w:bottom w:val="none" w:sz="0" w:space="0" w:color="auto"/>
                    <w:right w:val="none" w:sz="0" w:space="0" w:color="auto"/>
                  </w:divBdr>
                </w:div>
                <w:div w:id="1737780971">
                  <w:marLeft w:val="144"/>
                  <w:marRight w:val="0"/>
                  <w:marTop w:val="40"/>
                  <w:marBottom w:val="40"/>
                  <w:divBdr>
                    <w:top w:val="none" w:sz="0" w:space="0" w:color="auto"/>
                    <w:left w:val="none" w:sz="0" w:space="0" w:color="auto"/>
                    <w:bottom w:val="none" w:sz="0" w:space="0" w:color="auto"/>
                    <w:right w:val="none" w:sz="0" w:space="0" w:color="auto"/>
                  </w:divBdr>
                </w:div>
                <w:div w:id="1738627703">
                  <w:marLeft w:val="144"/>
                  <w:marRight w:val="0"/>
                  <w:marTop w:val="40"/>
                  <w:marBottom w:val="40"/>
                  <w:divBdr>
                    <w:top w:val="none" w:sz="0" w:space="0" w:color="auto"/>
                    <w:left w:val="none" w:sz="0" w:space="0" w:color="auto"/>
                    <w:bottom w:val="none" w:sz="0" w:space="0" w:color="auto"/>
                    <w:right w:val="none" w:sz="0" w:space="0" w:color="auto"/>
                  </w:divBdr>
                </w:div>
                <w:div w:id="1743328543">
                  <w:marLeft w:val="144"/>
                  <w:marRight w:val="0"/>
                  <w:marTop w:val="40"/>
                  <w:marBottom w:val="40"/>
                  <w:divBdr>
                    <w:top w:val="none" w:sz="0" w:space="0" w:color="auto"/>
                    <w:left w:val="none" w:sz="0" w:space="0" w:color="auto"/>
                    <w:bottom w:val="none" w:sz="0" w:space="0" w:color="auto"/>
                    <w:right w:val="none" w:sz="0" w:space="0" w:color="auto"/>
                  </w:divBdr>
                </w:div>
                <w:div w:id="1754619383">
                  <w:marLeft w:val="144"/>
                  <w:marRight w:val="0"/>
                  <w:marTop w:val="40"/>
                  <w:marBottom w:val="40"/>
                  <w:divBdr>
                    <w:top w:val="none" w:sz="0" w:space="0" w:color="auto"/>
                    <w:left w:val="none" w:sz="0" w:space="0" w:color="auto"/>
                    <w:bottom w:val="none" w:sz="0" w:space="0" w:color="auto"/>
                    <w:right w:val="none" w:sz="0" w:space="0" w:color="auto"/>
                  </w:divBdr>
                </w:div>
                <w:div w:id="1758281153">
                  <w:marLeft w:val="144"/>
                  <w:marRight w:val="0"/>
                  <w:marTop w:val="40"/>
                  <w:marBottom w:val="40"/>
                  <w:divBdr>
                    <w:top w:val="none" w:sz="0" w:space="0" w:color="auto"/>
                    <w:left w:val="none" w:sz="0" w:space="0" w:color="auto"/>
                    <w:bottom w:val="none" w:sz="0" w:space="0" w:color="auto"/>
                    <w:right w:val="none" w:sz="0" w:space="0" w:color="auto"/>
                  </w:divBdr>
                </w:div>
                <w:div w:id="1766876477">
                  <w:marLeft w:val="0"/>
                  <w:marRight w:val="0"/>
                  <w:marTop w:val="0"/>
                  <w:marBottom w:val="140"/>
                  <w:divBdr>
                    <w:top w:val="none" w:sz="0" w:space="0" w:color="auto"/>
                    <w:left w:val="none" w:sz="0" w:space="0" w:color="auto"/>
                    <w:bottom w:val="none" w:sz="0" w:space="0" w:color="auto"/>
                    <w:right w:val="none" w:sz="0" w:space="0" w:color="auto"/>
                  </w:divBdr>
                </w:div>
                <w:div w:id="1778282882">
                  <w:marLeft w:val="0"/>
                  <w:marRight w:val="0"/>
                  <w:marTop w:val="0"/>
                  <w:marBottom w:val="140"/>
                  <w:divBdr>
                    <w:top w:val="none" w:sz="0" w:space="0" w:color="auto"/>
                    <w:left w:val="none" w:sz="0" w:space="0" w:color="auto"/>
                    <w:bottom w:val="none" w:sz="0" w:space="0" w:color="auto"/>
                    <w:right w:val="none" w:sz="0" w:space="0" w:color="auto"/>
                  </w:divBdr>
                </w:div>
                <w:div w:id="1785618052">
                  <w:marLeft w:val="0"/>
                  <w:marRight w:val="0"/>
                  <w:marTop w:val="40"/>
                  <w:marBottom w:val="40"/>
                  <w:divBdr>
                    <w:top w:val="none" w:sz="0" w:space="0" w:color="auto"/>
                    <w:left w:val="none" w:sz="0" w:space="0" w:color="auto"/>
                    <w:bottom w:val="none" w:sz="0" w:space="0" w:color="auto"/>
                    <w:right w:val="none" w:sz="0" w:space="0" w:color="auto"/>
                  </w:divBdr>
                </w:div>
                <w:div w:id="1788887050">
                  <w:marLeft w:val="0"/>
                  <w:marRight w:val="0"/>
                  <w:marTop w:val="0"/>
                  <w:marBottom w:val="140"/>
                  <w:divBdr>
                    <w:top w:val="none" w:sz="0" w:space="0" w:color="auto"/>
                    <w:left w:val="none" w:sz="0" w:space="0" w:color="auto"/>
                    <w:bottom w:val="none" w:sz="0" w:space="0" w:color="auto"/>
                    <w:right w:val="none" w:sz="0" w:space="0" w:color="auto"/>
                  </w:divBdr>
                </w:div>
                <w:div w:id="1790314752">
                  <w:marLeft w:val="0"/>
                  <w:marRight w:val="0"/>
                  <w:marTop w:val="0"/>
                  <w:marBottom w:val="140"/>
                  <w:divBdr>
                    <w:top w:val="none" w:sz="0" w:space="0" w:color="auto"/>
                    <w:left w:val="none" w:sz="0" w:space="0" w:color="auto"/>
                    <w:bottom w:val="none" w:sz="0" w:space="0" w:color="auto"/>
                    <w:right w:val="none" w:sz="0" w:space="0" w:color="auto"/>
                  </w:divBdr>
                </w:div>
                <w:div w:id="1791362310">
                  <w:marLeft w:val="144"/>
                  <w:marRight w:val="0"/>
                  <w:marTop w:val="40"/>
                  <w:marBottom w:val="40"/>
                  <w:divBdr>
                    <w:top w:val="none" w:sz="0" w:space="0" w:color="auto"/>
                    <w:left w:val="none" w:sz="0" w:space="0" w:color="auto"/>
                    <w:bottom w:val="none" w:sz="0" w:space="0" w:color="auto"/>
                    <w:right w:val="none" w:sz="0" w:space="0" w:color="auto"/>
                  </w:divBdr>
                </w:div>
                <w:div w:id="1825471427">
                  <w:marLeft w:val="144"/>
                  <w:marRight w:val="0"/>
                  <w:marTop w:val="40"/>
                  <w:marBottom w:val="40"/>
                  <w:divBdr>
                    <w:top w:val="none" w:sz="0" w:space="0" w:color="auto"/>
                    <w:left w:val="none" w:sz="0" w:space="0" w:color="auto"/>
                    <w:bottom w:val="none" w:sz="0" w:space="0" w:color="auto"/>
                    <w:right w:val="none" w:sz="0" w:space="0" w:color="auto"/>
                  </w:divBdr>
                </w:div>
                <w:div w:id="1845437633">
                  <w:marLeft w:val="144"/>
                  <w:marRight w:val="0"/>
                  <w:marTop w:val="40"/>
                  <w:marBottom w:val="40"/>
                  <w:divBdr>
                    <w:top w:val="none" w:sz="0" w:space="0" w:color="auto"/>
                    <w:left w:val="none" w:sz="0" w:space="0" w:color="auto"/>
                    <w:bottom w:val="none" w:sz="0" w:space="0" w:color="auto"/>
                    <w:right w:val="none" w:sz="0" w:space="0" w:color="auto"/>
                  </w:divBdr>
                </w:div>
                <w:div w:id="1858150480">
                  <w:marLeft w:val="0"/>
                  <w:marRight w:val="0"/>
                  <w:marTop w:val="40"/>
                  <w:marBottom w:val="40"/>
                  <w:divBdr>
                    <w:top w:val="none" w:sz="0" w:space="0" w:color="auto"/>
                    <w:left w:val="none" w:sz="0" w:space="0" w:color="auto"/>
                    <w:bottom w:val="none" w:sz="0" w:space="0" w:color="auto"/>
                    <w:right w:val="none" w:sz="0" w:space="0" w:color="auto"/>
                  </w:divBdr>
                </w:div>
                <w:div w:id="1862694527">
                  <w:marLeft w:val="0"/>
                  <w:marRight w:val="0"/>
                  <w:marTop w:val="0"/>
                  <w:marBottom w:val="140"/>
                  <w:divBdr>
                    <w:top w:val="none" w:sz="0" w:space="0" w:color="auto"/>
                    <w:left w:val="none" w:sz="0" w:space="0" w:color="auto"/>
                    <w:bottom w:val="none" w:sz="0" w:space="0" w:color="auto"/>
                    <w:right w:val="none" w:sz="0" w:space="0" w:color="auto"/>
                  </w:divBdr>
                </w:div>
                <w:div w:id="1885099536">
                  <w:marLeft w:val="144"/>
                  <w:marRight w:val="0"/>
                  <w:marTop w:val="40"/>
                  <w:marBottom w:val="40"/>
                  <w:divBdr>
                    <w:top w:val="none" w:sz="0" w:space="0" w:color="auto"/>
                    <w:left w:val="none" w:sz="0" w:space="0" w:color="auto"/>
                    <w:bottom w:val="none" w:sz="0" w:space="0" w:color="auto"/>
                    <w:right w:val="none" w:sz="0" w:space="0" w:color="auto"/>
                  </w:divBdr>
                </w:div>
                <w:div w:id="1898585043">
                  <w:marLeft w:val="144"/>
                  <w:marRight w:val="0"/>
                  <w:marTop w:val="40"/>
                  <w:marBottom w:val="40"/>
                  <w:divBdr>
                    <w:top w:val="none" w:sz="0" w:space="0" w:color="auto"/>
                    <w:left w:val="none" w:sz="0" w:space="0" w:color="auto"/>
                    <w:bottom w:val="none" w:sz="0" w:space="0" w:color="auto"/>
                    <w:right w:val="none" w:sz="0" w:space="0" w:color="auto"/>
                  </w:divBdr>
                </w:div>
                <w:div w:id="1908608873">
                  <w:marLeft w:val="144"/>
                  <w:marRight w:val="0"/>
                  <w:marTop w:val="40"/>
                  <w:marBottom w:val="40"/>
                  <w:divBdr>
                    <w:top w:val="none" w:sz="0" w:space="0" w:color="auto"/>
                    <w:left w:val="none" w:sz="0" w:space="0" w:color="auto"/>
                    <w:bottom w:val="none" w:sz="0" w:space="0" w:color="auto"/>
                    <w:right w:val="none" w:sz="0" w:space="0" w:color="auto"/>
                  </w:divBdr>
                </w:div>
                <w:div w:id="1917205720">
                  <w:marLeft w:val="0"/>
                  <w:marRight w:val="0"/>
                  <w:marTop w:val="40"/>
                  <w:marBottom w:val="40"/>
                  <w:divBdr>
                    <w:top w:val="none" w:sz="0" w:space="0" w:color="auto"/>
                    <w:left w:val="none" w:sz="0" w:space="0" w:color="auto"/>
                    <w:bottom w:val="none" w:sz="0" w:space="0" w:color="auto"/>
                    <w:right w:val="none" w:sz="0" w:space="0" w:color="auto"/>
                  </w:divBdr>
                </w:div>
                <w:div w:id="1918857239">
                  <w:marLeft w:val="144"/>
                  <w:marRight w:val="0"/>
                  <w:marTop w:val="40"/>
                  <w:marBottom w:val="40"/>
                  <w:divBdr>
                    <w:top w:val="none" w:sz="0" w:space="0" w:color="auto"/>
                    <w:left w:val="none" w:sz="0" w:space="0" w:color="auto"/>
                    <w:bottom w:val="none" w:sz="0" w:space="0" w:color="auto"/>
                    <w:right w:val="none" w:sz="0" w:space="0" w:color="auto"/>
                  </w:divBdr>
                </w:div>
                <w:div w:id="1919899339">
                  <w:marLeft w:val="144"/>
                  <w:marRight w:val="0"/>
                  <w:marTop w:val="40"/>
                  <w:marBottom w:val="40"/>
                  <w:divBdr>
                    <w:top w:val="none" w:sz="0" w:space="0" w:color="auto"/>
                    <w:left w:val="none" w:sz="0" w:space="0" w:color="auto"/>
                    <w:bottom w:val="none" w:sz="0" w:space="0" w:color="auto"/>
                    <w:right w:val="none" w:sz="0" w:space="0" w:color="auto"/>
                  </w:divBdr>
                </w:div>
                <w:div w:id="1939872655">
                  <w:marLeft w:val="144"/>
                  <w:marRight w:val="0"/>
                  <w:marTop w:val="40"/>
                  <w:marBottom w:val="40"/>
                  <w:divBdr>
                    <w:top w:val="none" w:sz="0" w:space="0" w:color="auto"/>
                    <w:left w:val="none" w:sz="0" w:space="0" w:color="auto"/>
                    <w:bottom w:val="none" w:sz="0" w:space="0" w:color="auto"/>
                    <w:right w:val="none" w:sz="0" w:space="0" w:color="auto"/>
                  </w:divBdr>
                </w:div>
                <w:div w:id="1945258703">
                  <w:marLeft w:val="144"/>
                  <w:marRight w:val="0"/>
                  <w:marTop w:val="40"/>
                  <w:marBottom w:val="40"/>
                  <w:divBdr>
                    <w:top w:val="none" w:sz="0" w:space="0" w:color="auto"/>
                    <w:left w:val="none" w:sz="0" w:space="0" w:color="auto"/>
                    <w:bottom w:val="none" w:sz="0" w:space="0" w:color="auto"/>
                    <w:right w:val="none" w:sz="0" w:space="0" w:color="auto"/>
                  </w:divBdr>
                </w:div>
                <w:div w:id="1957328790">
                  <w:marLeft w:val="144"/>
                  <w:marRight w:val="0"/>
                  <w:marTop w:val="40"/>
                  <w:marBottom w:val="40"/>
                  <w:divBdr>
                    <w:top w:val="none" w:sz="0" w:space="0" w:color="auto"/>
                    <w:left w:val="none" w:sz="0" w:space="0" w:color="auto"/>
                    <w:bottom w:val="none" w:sz="0" w:space="0" w:color="auto"/>
                    <w:right w:val="none" w:sz="0" w:space="0" w:color="auto"/>
                  </w:divBdr>
                </w:div>
                <w:div w:id="1961956018">
                  <w:marLeft w:val="144"/>
                  <w:marRight w:val="0"/>
                  <w:marTop w:val="40"/>
                  <w:marBottom w:val="40"/>
                  <w:divBdr>
                    <w:top w:val="none" w:sz="0" w:space="0" w:color="auto"/>
                    <w:left w:val="none" w:sz="0" w:space="0" w:color="auto"/>
                    <w:bottom w:val="none" w:sz="0" w:space="0" w:color="auto"/>
                    <w:right w:val="none" w:sz="0" w:space="0" w:color="auto"/>
                  </w:divBdr>
                </w:div>
                <w:div w:id="1968244546">
                  <w:marLeft w:val="0"/>
                  <w:marRight w:val="0"/>
                  <w:marTop w:val="0"/>
                  <w:marBottom w:val="140"/>
                  <w:divBdr>
                    <w:top w:val="none" w:sz="0" w:space="0" w:color="auto"/>
                    <w:left w:val="none" w:sz="0" w:space="0" w:color="auto"/>
                    <w:bottom w:val="none" w:sz="0" w:space="0" w:color="auto"/>
                    <w:right w:val="none" w:sz="0" w:space="0" w:color="auto"/>
                  </w:divBdr>
                </w:div>
                <w:div w:id="1972009713">
                  <w:marLeft w:val="144"/>
                  <w:marRight w:val="0"/>
                  <w:marTop w:val="40"/>
                  <w:marBottom w:val="40"/>
                  <w:divBdr>
                    <w:top w:val="none" w:sz="0" w:space="0" w:color="auto"/>
                    <w:left w:val="none" w:sz="0" w:space="0" w:color="auto"/>
                    <w:bottom w:val="none" w:sz="0" w:space="0" w:color="auto"/>
                    <w:right w:val="none" w:sz="0" w:space="0" w:color="auto"/>
                  </w:divBdr>
                </w:div>
                <w:div w:id="1980726721">
                  <w:marLeft w:val="0"/>
                  <w:marRight w:val="0"/>
                  <w:marTop w:val="0"/>
                  <w:marBottom w:val="140"/>
                  <w:divBdr>
                    <w:top w:val="none" w:sz="0" w:space="0" w:color="auto"/>
                    <w:left w:val="none" w:sz="0" w:space="0" w:color="auto"/>
                    <w:bottom w:val="none" w:sz="0" w:space="0" w:color="auto"/>
                    <w:right w:val="none" w:sz="0" w:space="0" w:color="auto"/>
                  </w:divBdr>
                </w:div>
                <w:div w:id="1985157011">
                  <w:marLeft w:val="144"/>
                  <w:marRight w:val="0"/>
                  <w:marTop w:val="40"/>
                  <w:marBottom w:val="40"/>
                  <w:divBdr>
                    <w:top w:val="none" w:sz="0" w:space="0" w:color="auto"/>
                    <w:left w:val="none" w:sz="0" w:space="0" w:color="auto"/>
                    <w:bottom w:val="none" w:sz="0" w:space="0" w:color="auto"/>
                    <w:right w:val="none" w:sz="0" w:space="0" w:color="auto"/>
                  </w:divBdr>
                </w:div>
                <w:div w:id="1989744688">
                  <w:marLeft w:val="144"/>
                  <w:marRight w:val="0"/>
                  <w:marTop w:val="40"/>
                  <w:marBottom w:val="40"/>
                  <w:divBdr>
                    <w:top w:val="none" w:sz="0" w:space="0" w:color="auto"/>
                    <w:left w:val="none" w:sz="0" w:space="0" w:color="auto"/>
                    <w:bottom w:val="none" w:sz="0" w:space="0" w:color="auto"/>
                    <w:right w:val="none" w:sz="0" w:space="0" w:color="auto"/>
                  </w:divBdr>
                </w:div>
                <w:div w:id="2003926315">
                  <w:marLeft w:val="144"/>
                  <w:marRight w:val="0"/>
                  <w:marTop w:val="40"/>
                  <w:marBottom w:val="40"/>
                  <w:divBdr>
                    <w:top w:val="none" w:sz="0" w:space="0" w:color="auto"/>
                    <w:left w:val="none" w:sz="0" w:space="0" w:color="auto"/>
                    <w:bottom w:val="none" w:sz="0" w:space="0" w:color="auto"/>
                    <w:right w:val="none" w:sz="0" w:space="0" w:color="auto"/>
                  </w:divBdr>
                </w:div>
                <w:div w:id="2015261786">
                  <w:marLeft w:val="144"/>
                  <w:marRight w:val="0"/>
                  <w:marTop w:val="40"/>
                  <w:marBottom w:val="40"/>
                  <w:divBdr>
                    <w:top w:val="none" w:sz="0" w:space="0" w:color="auto"/>
                    <w:left w:val="none" w:sz="0" w:space="0" w:color="auto"/>
                    <w:bottom w:val="none" w:sz="0" w:space="0" w:color="auto"/>
                    <w:right w:val="none" w:sz="0" w:space="0" w:color="auto"/>
                  </w:divBdr>
                </w:div>
                <w:div w:id="2022968645">
                  <w:marLeft w:val="144"/>
                  <w:marRight w:val="0"/>
                  <w:marTop w:val="40"/>
                  <w:marBottom w:val="40"/>
                  <w:divBdr>
                    <w:top w:val="none" w:sz="0" w:space="0" w:color="auto"/>
                    <w:left w:val="none" w:sz="0" w:space="0" w:color="auto"/>
                    <w:bottom w:val="none" w:sz="0" w:space="0" w:color="auto"/>
                    <w:right w:val="none" w:sz="0" w:space="0" w:color="auto"/>
                  </w:divBdr>
                </w:div>
                <w:div w:id="2034962555">
                  <w:marLeft w:val="144"/>
                  <w:marRight w:val="0"/>
                  <w:marTop w:val="40"/>
                  <w:marBottom w:val="40"/>
                  <w:divBdr>
                    <w:top w:val="none" w:sz="0" w:space="0" w:color="auto"/>
                    <w:left w:val="none" w:sz="0" w:space="0" w:color="auto"/>
                    <w:bottom w:val="none" w:sz="0" w:space="0" w:color="auto"/>
                    <w:right w:val="none" w:sz="0" w:space="0" w:color="auto"/>
                  </w:divBdr>
                </w:div>
                <w:div w:id="2060351164">
                  <w:marLeft w:val="0"/>
                  <w:marRight w:val="0"/>
                  <w:marTop w:val="40"/>
                  <w:marBottom w:val="40"/>
                  <w:divBdr>
                    <w:top w:val="none" w:sz="0" w:space="0" w:color="auto"/>
                    <w:left w:val="none" w:sz="0" w:space="0" w:color="auto"/>
                    <w:bottom w:val="none" w:sz="0" w:space="0" w:color="auto"/>
                    <w:right w:val="none" w:sz="0" w:space="0" w:color="auto"/>
                  </w:divBdr>
                </w:div>
                <w:div w:id="2060519736">
                  <w:marLeft w:val="144"/>
                  <w:marRight w:val="0"/>
                  <w:marTop w:val="40"/>
                  <w:marBottom w:val="40"/>
                  <w:divBdr>
                    <w:top w:val="none" w:sz="0" w:space="0" w:color="auto"/>
                    <w:left w:val="none" w:sz="0" w:space="0" w:color="auto"/>
                    <w:bottom w:val="none" w:sz="0" w:space="0" w:color="auto"/>
                    <w:right w:val="none" w:sz="0" w:space="0" w:color="auto"/>
                  </w:divBdr>
                </w:div>
                <w:div w:id="2066830140">
                  <w:marLeft w:val="0"/>
                  <w:marRight w:val="0"/>
                  <w:marTop w:val="40"/>
                  <w:marBottom w:val="40"/>
                  <w:divBdr>
                    <w:top w:val="none" w:sz="0" w:space="0" w:color="auto"/>
                    <w:left w:val="none" w:sz="0" w:space="0" w:color="auto"/>
                    <w:bottom w:val="none" w:sz="0" w:space="0" w:color="auto"/>
                    <w:right w:val="none" w:sz="0" w:space="0" w:color="auto"/>
                  </w:divBdr>
                </w:div>
                <w:div w:id="2071727563">
                  <w:marLeft w:val="144"/>
                  <w:marRight w:val="0"/>
                  <w:marTop w:val="40"/>
                  <w:marBottom w:val="40"/>
                  <w:divBdr>
                    <w:top w:val="none" w:sz="0" w:space="0" w:color="auto"/>
                    <w:left w:val="none" w:sz="0" w:space="0" w:color="auto"/>
                    <w:bottom w:val="none" w:sz="0" w:space="0" w:color="auto"/>
                    <w:right w:val="none" w:sz="0" w:space="0" w:color="auto"/>
                  </w:divBdr>
                </w:div>
                <w:div w:id="2075812885">
                  <w:marLeft w:val="144"/>
                  <w:marRight w:val="0"/>
                  <w:marTop w:val="40"/>
                  <w:marBottom w:val="40"/>
                  <w:divBdr>
                    <w:top w:val="none" w:sz="0" w:space="0" w:color="auto"/>
                    <w:left w:val="none" w:sz="0" w:space="0" w:color="auto"/>
                    <w:bottom w:val="none" w:sz="0" w:space="0" w:color="auto"/>
                    <w:right w:val="none" w:sz="0" w:space="0" w:color="auto"/>
                  </w:divBdr>
                </w:div>
                <w:div w:id="2083990364">
                  <w:marLeft w:val="144"/>
                  <w:marRight w:val="0"/>
                  <w:marTop w:val="40"/>
                  <w:marBottom w:val="40"/>
                  <w:divBdr>
                    <w:top w:val="none" w:sz="0" w:space="0" w:color="auto"/>
                    <w:left w:val="none" w:sz="0" w:space="0" w:color="auto"/>
                    <w:bottom w:val="none" w:sz="0" w:space="0" w:color="auto"/>
                    <w:right w:val="none" w:sz="0" w:space="0" w:color="auto"/>
                  </w:divBdr>
                </w:div>
                <w:div w:id="2085565987">
                  <w:marLeft w:val="144"/>
                  <w:marRight w:val="0"/>
                  <w:marTop w:val="40"/>
                  <w:marBottom w:val="40"/>
                  <w:divBdr>
                    <w:top w:val="none" w:sz="0" w:space="0" w:color="auto"/>
                    <w:left w:val="none" w:sz="0" w:space="0" w:color="auto"/>
                    <w:bottom w:val="none" w:sz="0" w:space="0" w:color="auto"/>
                    <w:right w:val="none" w:sz="0" w:space="0" w:color="auto"/>
                  </w:divBdr>
                </w:div>
                <w:div w:id="2130734672">
                  <w:marLeft w:val="144"/>
                  <w:marRight w:val="0"/>
                  <w:marTop w:val="40"/>
                  <w:marBottom w:val="40"/>
                  <w:divBdr>
                    <w:top w:val="none" w:sz="0" w:space="0" w:color="auto"/>
                    <w:left w:val="none" w:sz="0" w:space="0" w:color="auto"/>
                    <w:bottom w:val="none" w:sz="0" w:space="0" w:color="auto"/>
                    <w:right w:val="none" w:sz="0" w:space="0" w:color="auto"/>
                  </w:divBdr>
                </w:div>
                <w:div w:id="2135825542">
                  <w:marLeft w:val="144"/>
                  <w:marRight w:val="0"/>
                  <w:marTop w:val="40"/>
                  <w:marBottom w:val="40"/>
                  <w:divBdr>
                    <w:top w:val="none" w:sz="0" w:space="0" w:color="auto"/>
                    <w:left w:val="none" w:sz="0" w:space="0" w:color="auto"/>
                    <w:bottom w:val="none" w:sz="0" w:space="0" w:color="auto"/>
                    <w:right w:val="none" w:sz="0" w:space="0" w:color="auto"/>
                  </w:divBdr>
                </w:div>
                <w:div w:id="2141537424">
                  <w:marLeft w:val="144"/>
                  <w:marRight w:val="0"/>
                  <w:marTop w:val="40"/>
                  <w:marBottom w:val="40"/>
                  <w:divBdr>
                    <w:top w:val="none" w:sz="0" w:space="0" w:color="auto"/>
                    <w:left w:val="none" w:sz="0" w:space="0" w:color="auto"/>
                    <w:bottom w:val="none" w:sz="0" w:space="0" w:color="auto"/>
                    <w:right w:val="none" w:sz="0" w:space="0" w:color="auto"/>
                  </w:divBdr>
                </w:div>
                <w:div w:id="2141724031">
                  <w:marLeft w:val="144"/>
                  <w:marRight w:val="0"/>
                  <w:marTop w:val="40"/>
                  <w:marBottom w:val="40"/>
                  <w:divBdr>
                    <w:top w:val="none" w:sz="0" w:space="0" w:color="auto"/>
                    <w:left w:val="none" w:sz="0" w:space="0" w:color="auto"/>
                    <w:bottom w:val="none" w:sz="0" w:space="0" w:color="auto"/>
                    <w:right w:val="none" w:sz="0" w:space="0" w:color="auto"/>
                  </w:divBdr>
                </w:div>
              </w:divsChild>
            </w:div>
          </w:divsChild>
        </w:div>
      </w:divsChild>
    </w:div>
    <w:div w:id="395904398">
      <w:bodyDiv w:val="1"/>
      <w:marLeft w:val="0"/>
      <w:marRight w:val="0"/>
      <w:marTop w:val="0"/>
      <w:marBottom w:val="0"/>
      <w:divBdr>
        <w:top w:val="none" w:sz="0" w:space="0" w:color="auto"/>
        <w:left w:val="none" w:sz="0" w:space="0" w:color="auto"/>
        <w:bottom w:val="none" w:sz="0" w:space="0" w:color="auto"/>
        <w:right w:val="none" w:sz="0" w:space="0" w:color="auto"/>
      </w:divBdr>
    </w:div>
    <w:div w:id="417798249">
      <w:bodyDiv w:val="1"/>
      <w:marLeft w:val="0"/>
      <w:marRight w:val="0"/>
      <w:marTop w:val="0"/>
      <w:marBottom w:val="0"/>
      <w:divBdr>
        <w:top w:val="none" w:sz="0" w:space="0" w:color="auto"/>
        <w:left w:val="none" w:sz="0" w:space="0" w:color="auto"/>
        <w:bottom w:val="none" w:sz="0" w:space="0" w:color="auto"/>
        <w:right w:val="none" w:sz="0" w:space="0" w:color="auto"/>
      </w:divBdr>
    </w:div>
    <w:div w:id="432290691">
      <w:bodyDiv w:val="1"/>
      <w:marLeft w:val="0"/>
      <w:marRight w:val="0"/>
      <w:marTop w:val="0"/>
      <w:marBottom w:val="150"/>
      <w:divBdr>
        <w:top w:val="single" w:sz="6" w:space="0" w:color="666666"/>
        <w:left w:val="single" w:sz="6" w:space="0" w:color="666666"/>
        <w:bottom w:val="single" w:sz="6" w:space="0" w:color="666666"/>
        <w:right w:val="single" w:sz="6" w:space="0" w:color="666666"/>
      </w:divBdr>
      <w:divsChild>
        <w:div w:id="1271939711">
          <w:marLeft w:val="0"/>
          <w:marRight w:val="0"/>
          <w:marTop w:val="0"/>
          <w:marBottom w:val="0"/>
          <w:divBdr>
            <w:top w:val="none" w:sz="0" w:space="0" w:color="auto"/>
            <w:left w:val="none" w:sz="0" w:space="0" w:color="auto"/>
            <w:bottom w:val="none" w:sz="0" w:space="0" w:color="auto"/>
            <w:right w:val="none" w:sz="0" w:space="0" w:color="auto"/>
          </w:divBdr>
          <w:divsChild>
            <w:div w:id="1666588659">
              <w:marLeft w:val="0"/>
              <w:marRight w:val="0"/>
              <w:marTop w:val="0"/>
              <w:marBottom w:val="0"/>
              <w:divBdr>
                <w:top w:val="none" w:sz="0" w:space="0" w:color="auto"/>
                <w:left w:val="none" w:sz="0" w:space="0" w:color="auto"/>
                <w:bottom w:val="none" w:sz="0" w:space="0" w:color="auto"/>
                <w:right w:val="none" w:sz="0" w:space="0" w:color="auto"/>
              </w:divBdr>
              <w:divsChild>
                <w:div w:id="1442147758">
                  <w:marLeft w:val="0"/>
                  <w:marRight w:val="0"/>
                  <w:marTop w:val="0"/>
                  <w:marBottom w:val="0"/>
                  <w:divBdr>
                    <w:top w:val="none" w:sz="0" w:space="0" w:color="auto"/>
                    <w:left w:val="none" w:sz="0" w:space="0" w:color="auto"/>
                    <w:bottom w:val="none" w:sz="0" w:space="0" w:color="auto"/>
                    <w:right w:val="none" w:sz="0" w:space="0" w:color="auto"/>
                  </w:divBdr>
                  <w:divsChild>
                    <w:div w:id="750010395">
                      <w:marLeft w:val="0"/>
                      <w:marRight w:val="0"/>
                      <w:marTop w:val="0"/>
                      <w:marBottom w:val="0"/>
                      <w:divBdr>
                        <w:top w:val="none" w:sz="0" w:space="0" w:color="auto"/>
                        <w:left w:val="none" w:sz="0" w:space="0" w:color="auto"/>
                        <w:bottom w:val="none" w:sz="0" w:space="0" w:color="auto"/>
                        <w:right w:val="none" w:sz="0" w:space="0" w:color="auto"/>
                      </w:divBdr>
                      <w:divsChild>
                        <w:div w:id="475993521">
                          <w:marLeft w:val="0"/>
                          <w:marRight w:val="0"/>
                          <w:marTop w:val="0"/>
                          <w:marBottom w:val="0"/>
                          <w:divBdr>
                            <w:top w:val="none" w:sz="0" w:space="0" w:color="auto"/>
                            <w:left w:val="none" w:sz="0" w:space="0" w:color="auto"/>
                            <w:bottom w:val="none" w:sz="0" w:space="0" w:color="auto"/>
                            <w:right w:val="none" w:sz="0" w:space="0" w:color="auto"/>
                          </w:divBdr>
                          <w:divsChild>
                            <w:div w:id="177512814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sChild>
                </w:div>
              </w:divsChild>
            </w:div>
          </w:divsChild>
        </w:div>
      </w:divsChild>
    </w:div>
    <w:div w:id="457382307">
      <w:bodyDiv w:val="1"/>
      <w:marLeft w:val="0"/>
      <w:marRight w:val="0"/>
      <w:marTop w:val="0"/>
      <w:marBottom w:val="0"/>
      <w:divBdr>
        <w:top w:val="none" w:sz="0" w:space="0" w:color="auto"/>
        <w:left w:val="none" w:sz="0" w:space="0" w:color="auto"/>
        <w:bottom w:val="none" w:sz="0" w:space="0" w:color="auto"/>
        <w:right w:val="none" w:sz="0" w:space="0" w:color="auto"/>
      </w:divBdr>
    </w:div>
    <w:div w:id="462500991">
      <w:bodyDiv w:val="1"/>
      <w:marLeft w:val="0"/>
      <w:marRight w:val="0"/>
      <w:marTop w:val="0"/>
      <w:marBottom w:val="0"/>
      <w:divBdr>
        <w:top w:val="none" w:sz="0" w:space="0" w:color="auto"/>
        <w:left w:val="none" w:sz="0" w:space="0" w:color="auto"/>
        <w:bottom w:val="none" w:sz="0" w:space="0" w:color="auto"/>
        <w:right w:val="none" w:sz="0" w:space="0" w:color="auto"/>
      </w:divBdr>
    </w:div>
    <w:div w:id="465201447">
      <w:bodyDiv w:val="1"/>
      <w:marLeft w:val="45"/>
      <w:marRight w:val="75"/>
      <w:marTop w:val="0"/>
      <w:marBottom w:val="0"/>
      <w:divBdr>
        <w:top w:val="none" w:sz="0" w:space="0" w:color="auto"/>
        <w:left w:val="none" w:sz="0" w:space="0" w:color="auto"/>
        <w:bottom w:val="none" w:sz="0" w:space="0" w:color="auto"/>
        <w:right w:val="none" w:sz="0" w:space="0" w:color="auto"/>
      </w:divBdr>
      <w:divsChild>
        <w:div w:id="1891259145">
          <w:marLeft w:val="150"/>
          <w:marRight w:val="150"/>
          <w:marTop w:val="75"/>
          <w:marBottom w:val="0"/>
          <w:divBdr>
            <w:top w:val="none" w:sz="0" w:space="0" w:color="auto"/>
            <w:left w:val="none" w:sz="0" w:space="0" w:color="auto"/>
            <w:bottom w:val="none" w:sz="0" w:space="0" w:color="auto"/>
            <w:right w:val="none" w:sz="0" w:space="0" w:color="auto"/>
          </w:divBdr>
          <w:divsChild>
            <w:div w:id="166529524">
              <w:marLeft w:val="90"/>
              <w:marRight w:val="0"/>
              <w:marTop w:val="0"/>
              <w:marBottom w:val="225"/>
              <w:divBdr>
                <w:top w:val="none" w:sz="0" w:space="0" w:color="auto"/>
                <w:left w:val="none" w:sz="0" w:space="0" w:color="auto"/>
                <w:bottom w:val="none" w:sz="0" w:space="0" w:color="auto"/>
                <w:right w:val="none" w:sz="0" w:space="0" w:color="auto"/>
              </w:divBdr>
              <w:divsChild>
                <w:div w:id="19596856">
                  <w:marLeft w:val="0"/>
                  <w:marRight w:val="0"/>
                  <w:marTop w:val="0"/>
                  <w:marBottom w:val="140"/>
                  <w:divBdr>
                    <w:top w:val="none" w:sz="0" w:space="0" w:color="auto"/>
                    <w:left w:val="none" w:sz="0" w:space="0" w:color="auto"/>
                    <w:bottom w:val="none" w:sz="0" w:space="0" w:color="auto"/>
                    <w:right w:val="none" w:sz="0" w:space="0" w:color="auto"/>
                  </w:divBdr>
                </w:div>
                <w:div w:id="149180827">
                  <w:marLeft w:val="0"/>
                  <w:marRight w:val="0"/>
                  <w:marTop w:val="0"/>
                  <w:marBottom w:val="140"/>
                  <w:divBdr>
                    <w:top w:val="none" w:sz="0" w:space="0" w:color="auto"/>
                    <w:left w:val="none" w:sz="0" w:space="0" w:color="auto"/>
                    <w:bottom w:val="none" w:sz="0" w:space="0" w:color="auto"/>
                    <w:right w:val="none" w:sz="0" w:space="0" w:color="auto"/>
                  </w:divBdr>
                </w:div>
                <w:div w:id="569923954">
                  <w:marLeft w:val="0"/>
                  <w:marRight w:val="0"/>
                  <w:marTop w:val="0"/>
                  <w:marBottom w:val="140"/>
                  <w:divBdr>
                    <w:top w:val="none" w:sz="0" w:space="0" w:color="auto"/>
                    <w:left w:val="none" w:sz="0" w:space="0" w:color="auto"/>
                    <w:bottom w:val="none" w:sz="0" w:space="0" w:color="auto"/>
                    <w:right w:val="none" w:sz="0" w:space="0" w:color="auto"/>
                  </w:divBdr>
                </w:div>
                <w:div w:id="1339578881">
                  <w:marLeft w:val="0"/>
                  <w:marRight w:val="0"/>
                  <w:marTop w:val="0"/>
                  <w:marBottom w:val="140"/>
                  <w:divBdr>
                    <w:top w:val="none" w:sz="0" w:space="0" w:color="auto"/>
                    <w:left w:val="none" w:sz="0" w:space="0" w:color="auto"/>
                    <w:bottom w:val="none" w:sz="0" w:space="0" w:color="auto"/>
                    <w:right w:val="none" w:sz="0" w:space="0" w:color="auto"/>
                  </w:divBdr>
                </w:div>
                <w:div w:id="1628470678">
                  <w:marLeft w:val="0"/>
                  <w:marRight w:val="0"/>
                  <w:marTop w:val="0"/>
                  <w:marBottom w:val="140"/>
                  <w:divBdr>
                    <w:top w:val="none" w:sz="0" w:space="0" w:color="auto"/>
                    <w:left w:val="none" w:sz="0" w:space="0" w:color="auto"/>
                    <w:bottom w:val="none" w:sz="0" w:space="0" w:color="auto"/>
                    <w:right w:val="none" w:sz="0" w:space="0" w:color="auto"/>
                  </w:divBdr>
                </w:div>
              </w:divsChild>
            </w:div>
          </w:divsChild>
        </w:div>
      </w:divsChild>
    </w:div>
    <w:div w:id="470753883">
      <w:bodyDiv w:val="1"/>
      <w:marLeft w:val="0"/>
      <w:marRight w:val="0"/>
      <w:marTop w:val="0"/>
      <w:marBottom w:val="0"/>
      <w:divBdr>
        <w:top w:val="none" w:sz="0" w:space="0" w:color="auto"/>
        <w:left w:val="none" w:sz="0" w:space="0" w:color="auto"/>
        <w:bottom w:val="none" w:sz="0" w:space="0" w:color="auto"/>
        <w:right w:val="none" w:sz="0" w:space="0" w:color="auto"/>
      </w:divBdr>
      <w:divsChild>
        <w:div w:id="77752124">
          <w:marLeft w:val="0"/>
          <w:marRight w:val="0"/>
          <w:marTop w:val="0"/>
          <w:marBottom w:val="0"/>
          <w:divBdr>
            <w:top w:val="none" w:sz="0" w:space="0" w:color="auto"/>
            <w:left w:val="none" w:sz="0" w:space="0" w:color="auto"/>
            <w:bottom w:val="none" w:sz="0" w:space="0" w:color="auto"/>
            <w:right w:val="none" w:sz="0" w:space="0" w:color="auto"/>
          </w:divBdr>
        </w:div>
        <w:div w:id="2054232563">
          <w:marLeft w:val="0"/>
          <w:marRight w:val="0"/>
          <w:marTop w:val="0"/>
          <w:marBottom w:val="0"/>
          <w:divBdr>
            <w:top w:val="none" w:sz="0" w:space="0" w:color="auto"/>
            <w:left w:val="none" w:sz="0" w:space="0" w:color="auto"/>
            <w:bottom w:val="none" w:sz="0" w:space="0" w:color="auto"/>
            <w:right w:val="none" w:sz="0" w:space="0" w:color="auto"/>
          </w:divBdr>
        </w:div>
        <w:div w:id="2119061393">
          <w:marLeft w:val="0"/>
          <w:marRight w:val="0"/>
          <w:marTop w:val="0"/>
          <w:marBottom w:val="0"/>
          <w:divBdr>
            <w:top w:val="none" w:sz="0" w:space="0" w:color="auto"/>
            <w:left w:val="none" w:sz="0" w:space="0" w:color="auto"/>
            <w:bottom w:val="none" w:sz="0" w:space="0" w:color="auto"/>
            <w:right w:val="none" w:sz="0" w:space="0" w:color="auto"/>
          </w:divBdr>
        </w:div>
      </w:divsChild>
    </w:div>
    <w:div w:id="486702442">
      <w:bodyDiv w:val="1"/>
      <w:marLeft w:val="0"/>
      <w:marRight w:val="0"/>
      <w:marTop w:val="0"/>
      <w:marBottom w:val="0"/>
      <w:divBdr>
        <w:top w:val="none" w:sz="0" w:space="0" w:color="auto"/>
        <w:left w:val="none" w:sz="0" w:space="0" w:color="auto"/>
        <w:bottom w:val="none" w:sz="0" w:space="0" w:color="auto"/>
        <w:right w:val="none" w:sz="0" w:space="0" w:color="auto"/>
      </w:divBdr>
    </w:div>
    <w:div w:id="489635388">
      <w:bodyDiv w:val="1"/>
      <w:marLeft w:val="0"/>
      <w:marRight w:val="0"/>
      <w:marTop w:val="0"/>
      <w:marBottom w:val="0"/>
      <w:divBdr>
        <w:top w:val="none" w:sz="0" w:space="0" w:color="auto"/>
        <w:left w:val="none" w:sz="0" w:space="0" w:color="auto"/>
        <w:bottom w:val="none" w:sz="0" w:space="0" w:color="auto"/>
        <w:right w:val="none" w:sz="0" w:space="0" w:color="auto"/>
      </w:divBdr>
    </w:div>
    <w:div w:id="496313689">
      <w:bodyDiv w:val="1"/>
      <w:marLeft w:val="0"/>
      <w:marRight w:val="0"/>
      <w:marTop w:val="0"/>
      <w:marBottom w:val="0"/>
      <w:divBdr>
        <w:top w:val="none" w:sz="0" w:space="0" w:color="auto"/>
        <w:left w:val="none" w:sz="0" w:space="0" w:color="auto"/>
        <w:bottom w:val="none" w:sz="0" w:space="0" w:color="auto"/>
        <w:right w:val="none" w:sz="0" w:space="0" w:color="auto"/>
      </w:divBdr>
    </w:div>
    <w:div w:id="513960928">
      <w:bodyDiv w:val="1"/>
      <w:marLeft w:val="0"/>
      <w:marRight w:val="0"/>
      <w:marTop w:val="0"/>
      <w:marBottom w:val="0"/>
      <w:divBdr>
        <w:top w:val="none" w:sz="0" w:space="0" w:color="auto"/>
        <w:left w:val="none" w:sz="0" w:space="0" w:color="auto"/>
        <w:bottom w:val="none" w:sz="0" w:space="0" w:color="auto"/>
        <w:right w:val="none" w:sz="0" w:space="0" w:color="auto"/>
      </w:divBdr>
    </w:div>
    <w:div w:id="531575682">
      <w:bodyDiv w:val="1"/>
      <w:marLeft w:val="0"/>
      <w:marRight w:val="0"/>
      <w:marTop w:val="0"/>
      <w:marBottom w:val="0"/>
      <w:divBdr>
        <w:top w:val="none" w:sz="0" w:space="0" w:color="auto"/>
        <w:left w:val="none" w:sz="0" w:space="0" w:color="auto"/>
        <w:bottom w:val="none" w:sz="0" w:space="0" w:color="auto"/>
        <w:right w:val="none" w:sz="0" w:space="0" w:color="auto"/>
      </w:divBdr>
    </w:div>
    <w:div w:id="554659745">
      <w:bodyDiv w:val="1"/>
      <w:marLeft w:val="0"/>
      <w:marRight w:val="0"/>
      <w:marTop w:val="0"/>
      <w:marBottom w:val="0"/>
      <w:divBdr>
        <w:top w:val="none" w:sz="0" w:space="0" w:color="auto"/>
        <w:left w:val="none" w:sz="0" w:space="0" w:color="auto"/>
        <w:bottom w:val="none" w:sz="0" w:space="0" w:color="auto"/>
        <w:right w:val="none" w:sz="0" w:space="0" w:color="auto"/>
      </w:divBdr>
    </w:div>
    <w:div w:id="562759333">
      <w:bodyDiv w:val="1"/>
      <w:marLeft w:val="0"/>
      <w:marRight w:val="0"/>
      <w:marTop w:val="0"/>
      <w:marBottom w:val="0"/>
      <w:divBdr>
        <w:top w:val="none" w:sz="0" w:space="0" w:color="auto"/>
        <w:left w:val="none" w:sz="0" w:space="0" w:color="auto"/>
        <w:bottom w:val="none" w:sz="0" w:space="0" w:color="auto"/>
        <w:right w:val="none" w:sz="0" w:space="0" w:color="auto"/>
      </w:divBdr>
    </w:div>
    <w:div w:id="571618799">
      <w:bodyDiv w:val="1"/>
      <w:marLeft w:val="0"/>
      <w:marRight w:val="0"/>
      <w:marTop w:val="0"/>
      <w:marBottom w:val="0"/>
      <w:divBdr>
        <w:top w:val="none" w:sz="0" w:space="0" w:color="auto"/>
        <w:left w:val="none" w:sz="0" w:space="0" w:color="auto"/>
        <w:bottom w:val="none" w:sz="0" w:space="0" w:color="auto"/>
        <w:right w:val="none" w:sz="0" w:space="0" w:color="auto"/>
      </w:divBdr>
    </w:div>
    <w:div w:id="594677536">
      <w:bodyDiv w:val="1"/>
      <w:marLeft w:val="0"/>
      <w:marRight w:val="0"/>
      <w:marTop w:val="0"/>
      <w:marBottom w:val="0"/>
      <w:divBdr>
        <w:top w:val="none" w:sz="0" w:space="0" w:color="auto"/>
        <w:left w:val="none" w:sz="0" w:space="0" w:color="auto"/>
        <w:bottom w:val="none" w:sz="0" w:space="0" w:color="auto"/>
        <w:right w:val="none" w:sz="0" w:space="0" w:color="auto"/>
      </w:divBdr>
    </w:div>
    <w:div w:id="650642513">
      <w:bodyDiv w:val="1"/>
      <w:marLeft w:val="0"/>
      <w:marRight w:val="0"/>
      <w:marTop w:val="0"/>
      <w:marBottom w:val="0"/>
      <w:divBdr>
        <w:top w:val="none" w:sz="0" w:space="0" w:color="auto"/>
        <w:left w:val="none" w:sz="0" w:space="0" w:color="auto"/>
        <w:bottom w:val="none" w:sz="0" w:space="0" w:color="auto"/>
        <w:right w:val="none" w:sz="0" w:space="0" w:color="auto"/>
      </w:divBdr>
    </w:div>
    <w:div w:id="673580434">
      <w:bodyDiv w:val="1"/>
      <w:marLeft w:val="0"/>
      <w:marRight w:val="0"/>
      <w:marTop w:val="0"/>
      <w:marBottom w:val="0"/>
      <w:divBdr>
        <w:top w:val="none" w:sz="0" w:space="0" w:color="auto"/>
        <w:left w:val="none" w:sz="0" w:space="0" w:color="auto"/>
        <w:bottom w:val="none" w:sz="0" w:space="0" w:color="auto"/>
        <w:right w:val="none" w:sz="0" w:space="0" w:color="auto"/>
      </w:divBdr>
    </w:div>
    <w:div w:id="715357036">
      <w:bodyDiv w:val="1"/>
      <w:marLeft w:val="0"/>
      <w:marRight w:val="0"/>
      <w:marTop w:val="0"/>
      <w:marBottom w:val="0"/>
      <w:divBdr>
        <w:top w:val="none" w:sz="0" w:space="0" w:color="auto"/>
        <w:left w:val="none" w:sz="0" w:space="0" w:color="auto"/>
        <w:bottom w:val="none" w:sz="0" w:space="0" w:color="auto"/>
        <w:right w:val="none" w:sz="0" w:space="0" w:color="auto"/>
      </w:divBdr>
      <w:divsChild>
        <w:div w:id="1047797563">
          <w:marLeft w:val="0"/>
          <w:marRight w:val="0"/>
          <w:marTop w:val="0"/>
          <w:marBottom w:val="0"/>
          <w:divBdr>
            <w:top w:val="none" w:sz="0" w:space="0" w:color="auto"/>
            <w:left w:val="none" w:sz="0" w:space="0" w:color="auto"/>
            <w:bottom w:val="none" w:sz="0" w:space="0" w:color="auto"/>
            <w:right w:val="none" w:sz="0" w:space="0" w:color="auto"/>
          </w:divBdr>
          <w:divsChild>
            <w:div w:id="320432410">
              <w:marLeft w:val="0"/>
              <w:marRight w:val="0"/>
              <w:marTop w:val="0"/>
              <w:marBottom w:val="0"/>
              <w:divBdr>
                <w:top w:val="none" w:sz="0" w:space="0" w:color="auto"/>
                <w:left w:val="none" w:sz="0" w:space="0" w:color="auto"/>
                <w:bottom w:val="none" w:sz="0" w:space="0" w:color="auto"/>
                <w:right w:val="none" w:sz="0" w:space="0" w:color="auto"/>
              </w:divBdr>
            </w:div>
            <w:div w:id="374544006">
              <w:marLeft w:val="0"/>
              <w:marRight w:val="0"/>
              <w:marTop w:val="0"/>
              <w:marBottom w:val="0"/>
              <w:divBdr>
                <w:top w:val="none" w:sz="0" w:space="0" w:color="auto"/>
                <w:left w:val="none" w:sz="0" w:space="0" w:color="auto"/>
                <w:bottom w:val="none" w:sz="0" w:space="0" w:color="auto"/>
                <w:right w:val="none" w:sz="0" w:space="0" w:color="auto"/>
              </w:divBdr>
            </w:div>
            <w:div w:id="888343568">
              <w:marLeft w:val="0"/>
              <w:marRight w:val="0"/>
              <w:marTop w:val="0"/>
              <w:marBottom w:val="0"/>
              <w:divBdr>
                <w:top w:val="none" w:sz="0" w:space="0" w:color="auto"/>
                <w:left w:val="none" w:sz="0" w:space="0" w:color="auto"/>
                <w:bottom w:val="none" w:sz="0" w:space="0" w:color="auto"/>
                <w:right w:val="none" w:sz="0" w:space="0" w:color="auto"/>
              </w:divBdr>
            </w:div>
            <w:div w:id="1012949007">
              <w:marLeft w:val="0"/>
              <w:marRight w:val="0"/>
              <w:marTop w:val="0"/>
              <w:marBottom w:val="0"/>
              <w:divBdr>
                <w:top w:val="none" w:sz="0" w:space="0" w:color="auto"/>
                <w:left w:val="none" w:sz="0" w:space="0" w:color="auto"/>
                <w:bottom w:val="none" w:sz="0" w:space="0" w:color="auto"/>
                <w:right w:val="none" w:sz="0" w:space="0" w:color="auto"/>
              </w:divBdr>
            </w:div>
            <w:div w:id="1204096562">
              <w:marLeft w:val="0"/>
              <w:marRight w:val="0"/>
              <w:marTop w:val="0"/>
              <w:marBottom w:val="0"/>
              <w:divBdr>
                <w:top w:val="none" w:sz="0" w:space="0" w:color="auto"/>
                <w:left w:val="none" w:sz="0" w:space="0" w:color="auto"/>
                <w:bottom w:val="none" w:sz="0" w:space="0" w:color="auto"/>
                <w:right w:val="none" w:sz="0" w:space="0" w:color="auto"/>
              </w:divBdr>
            </w:div>
            <w:div w:id="1331979271">
              <w:marLeft w:val="0"/>
              <w:marRight w:val="0"/>
              <w:marTop w:val="0"/>
              <w:marBottom w:val="0"/>
              <w:divBdr>
                <w:top w:val="none" w:sz="0" w:space="0" w:color="auto"/>
                <w:left w:val="none" w:sz="0" w:space="0" w:color="auto"/>
                <w:bottom w:val="none" w:sz="0" w:space="0" w:color="auto"/>
                <w:right w:val="none" w:sz="0" w:space="0" w:color="auto"/>
              </w:divBdr>
            </w:div>
            <w:div w:id="1707559175">
              <w:marLeft w:val="0"/>
              <w:marRight w:val="0"/>
              <w:marTop w:val="0"/>
              <w:marBottom w:val="0"/>
              <w:divBdr>
                <w:top w:val="none" w:sz="0" w:space="0" w:color="auto"/>
                <w:left w:val="none" w:sz="0" w:space="0" w:color="auto"/>
                <w:bottom w:val="none" w:sz="0" w:space="0" w:color="auto"/>
                <w:right w:val="none" w:sz="0" w:space="0" w:color="auto"/>
              </w:divBdr>
            </w:div>
            <w:div w:id="21003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3510">
      <w:bodyDiv w:val="1"/>
      <w:marLeft w:val="0"/>
      <w:marRight w:val="0"/>
      <w:marTop w:val="0"/>
      <w:marBottom w:val="0"/>
      <w:divBdr>
        <w:top w:val="none" w:sz="0" w:space="0" w:color="auto"/>
        <w:left w:val="none" w:sz="0" w:space="0" w:color="auto"/>
        <w:bottom w:val="none" w:sz="0" w:space="0" w:color="auto"/>
        <w:right w:val="none" w:sz="0" w:space="0" w:color="auto"/>
      </w:divBdr>
    </w:div>
    <w:div w:id="748694624">
      <w:bodyDiv w:val="1"/>
      <w:marLeft w:val="0"/>
      <w:marRight w:val="0"/>
      <w:marTop w:val="0"/>
      <w:marBottom w:val="0"/>
      <w:divBdr>
        <w:top w:val="none" w:sz="0" w:space="0" w:color="auto"/>
        <w:left w:val="none" w:sz="0" w:space="0" w:color="auto"/>
        <w:bottom w:val="none" w:sz="0" w:space="0" w:color="auto"/>
        <w:right w:val="none" w:sz="0" w:space="0" w:color="auto"/>
      </w:divBdr>
    </w:div>
    <w:div w:id="750126159">
      <w:bodyDiv w:val="1"/>
      <w:marLeft w:val="0"/>
      <w:marRight w:val="0"/>
      <w:marTop w:val="0"/>
      <w:marBottom w:val="0"/>
      <w:divBdr>
        <w:top w:val="none" w:sz="0" w:space="0" w:color="auto"/>
        <w:left w:val="none" w:sz="0" w:space="0" w:color="auto"/>
        <w:bottom w:val="none" w:sz="0" w:space="0" w:color="auto"/>
        <w:right w:val="none" w:sz="0" w:space="0" w:color="auto"/>
      </w:divBdr>
    </w:div>
    <w:div w:id="751855236">
      <w:bodyDiv w:val="1"/>
      <w:marLeft w:val="0"/>
      <w:marRight w:val="0"/>
      <w:marTop w:val="0"/>
      <w:marBottom w:val="0"/>
      <w:divBdr>
        <w:top w:val="none" w:sz="0" w:space="0" w:color="auto"/>
        <w:left w:val="none" w:sz="0" w:space="0" w:color="auto"/>
        <w:bottom w:val="none" w:sz="0" w:space="0" w:color="auto"/>
        <w:right w:val="none" w:sz="0" w:space="0" w:color="auto"/>
      </w:divBdr>
    </w:div>
    <w:div w:id="764112306">
      <w:bodyDiv w:val="1"/>
      <w:marLeft w:val="0"/>
      <w:marRight w:val="0"/>
      <w:marTop w:val="0"/>
      <w:marBottom w:val="0"/>
      <w:divBdr>
        <w:top w:val="none" w:sz="0" w:space="0" w:color="auto"/>
        <w:left w:val="none" w:sz="0" w:space="0" w:color="auto"/>
        <w:bottom w:val="none" w:sz="0" w:space="0" w:color="auto"/>
        <w:right w:val="none" w:sz="0" w:space="0" w:color="auto"/>
      </w:divBdr>
    </w:div>
    <w:div w:id="784468324">
      <w:bodyDiv w:val="1"/>
      <w:marLeft w:val="0"/>
      <w:marRight w:val="0"/>
      <w:marTop w:val="0"/>
      <w:marBottom w:val="0"/>
      <w:divBdr>
        <w:top w:val="none" w:sz="0" w:space="0" w:color="auto"/>
        <w:left w:val="none" w:sz="0" w:space="0" w:color="auto"/>
        <w:bottom w:val="none" w:sz="0" w:space="0" w:color="auto"/>
        <w:right w:val="none" w:sz="0" w:space="0" w:color="auto"/>
      </w:divBdr>
      <w:divsChild>
        <w:div w:id="1392728101">
          <w:marLeft w:val="0"/>
          <w:marRight w:val="0"/>
          <w:marTop w:val="0"/>
          <w:marBottom w:val="0"/>
          <w:divBdr>
            <w:top w:val="none" w:sz="0" w:space="0" w:color="auto"/>
            <w:left w:val="none" w:sz="0" w:space="0" w:color="auto"/>
            <w:bottom w:val="none" w:sz="0" w:space="0" w:color="auto"/>
            <w:right w:val="none" w:sz="0" w:space="0" w:color="auto"/>
          </w:divBdr>
          <w:divsChild>
            <w:div w:id="62215870">
              <w:marLeft w:val="0"/>
              <w:marRight w:val="0"/>
              <w:marTop w:val="0"/>
              <w:marBottom w:val="0"/>
              <w:divBdr>
                <w:top w:val="none" w:sz="0" w:space="0" w:color="auto"/>
                <w:left w:val="none" w:sz="0" w:space="0" w:color="auto"/>
                <w:bottom w:val="none" w:sz="0" w:space="0" w:color="auto"/>
                <w:right w:val="none" w:sz="0" w:space="0" w:color="auto"/>
              </w:divBdr>
            </w:div>
            <w:div w:id="127553425">
              <w:marLeft w:val="0"/>
              <w:marRight w:val="0"/>
              <w:marTop w:val="0"/>
              <w:marBottom w:val="0"/>
              <w:divBdr>
                <w:top w:val="none" w:sz="0" w:space="0" w:color="auto"/>
                <w:left w:val="none" w:sz="0" w:space="0" w:color="auto"/>
                <w:bottom w:val="none" w:sz="0" w:space="0" w:color="auto"/>
                <w:right w:val="none" w:sz="0" w:space="0" w:color="auto"/>
              </w:divBdr>
            </w:div>
            <w:div w:id="600603250">
              <w:marLeft w:val="0"/>
              <w:marRight w:val="0"/>
              <w:marTop w:val="0"/>
              <w:marBottom w:val="0"/>
              <w:divBdr>
                <w:top w:val="none" w:sz="0" w:space="0" w:color="auto"/>
                <w:left w:val="none" w:sz="0" w:space="0" w:color="auto"/>
                <w:bottom w:val="none" w:sz="0" w:space="0" w:color="auto"/>
                <w:right w:val="none" w:sz="0" w:space="0" w:color="auto"/>
              </w:divBdr>
            </w:div>
            <w:div w:id="209551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81910">
      <w:bodyDiv w:val="1"/>
      <w:marLeft w:val="0"/>
      <w:marRight w:val="0"/>
      <w:marTop w:val="0"/>
      <w:marBottom w:val="0"/>
      <w:divBdr>
        <w:top w:val="none" w:sz="0" w:space="0" w:color="auto"/>
        <w:left w:val="none" w:sz="0" w:space="0" w:color="auto"/>
        <w:bottom w:val="none" w:sz="0" w:space="0" w:color="auto"/>
        <w:right w:val="none" w:sz="0" w:space="0" w:color="auto"/>
      </w:divBdr>
      <w:divsChild>
        <w:div w:id="1174614371">
          <w:marLeft w:val="0"/>
          <w:marRight w:val="0"/>
          <w:marTop w:val="0"/>
          <w:marBottom w:val="0"/>
          <w:divBdr>
            <w:top w:val="none" w:sz="0" w:space="0" w:color="auto"/>
            <w:left w:val="none" w:sz="0" w:space="0" w:color="auto"/>
            <w:bottom w:val="none" w:sz="0" w:space="0" w:color="auto"/>
            <w:right w:val="none" w:sz="0" w:space="0" w:color="auto"/>
          </w:divBdr>
          <w:divsChild>
            <w:div w:id="153711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54926">
      <w:bodyDiv w:val="1"/>
      <w:marLeft w:val="0"/>
      <w:marRight w:val="0"/>
      <w:marTop w:val="0"/>
      <w:marBottom w:val="0"/>
      <w:divBdr>
        <w:top w:val="none" w:sz="0" w:space="0" w:color="auto"/>
        <w:left w:val="none" w:sz="0" w:space="0" w:color="auto"/>
        <w:bottom w:val="none" w:sz="0" w:space="0" w:color="auto"/>
        <w:right w:val="none" w:sz="0" w:space="0" w:color="auto"/>
      </w:divBdr>
    </w:div>
    <w:div w:id="821190475">
      <w:bodyDiv w:val="1"/>
      <w:marLeft w:val="0"/>
      <w:marRight w:val="0"/>
      <w:marTop w:val="0"/>
      <w:marBottom w:val="0"/>
      <w:divBdr>
        <w:top w:val="none" w:sz="0" w:space="0" w:color="auto"/>
        <w:left w:val="none" w:sz="0" w:space="0" w:color="auto"/>
        <w:bottom w:val="none" w:sz="0" w:space="0" w:color="auto"/>
        <w:right w:val="none" w:sz="0" w:space="0" w:color="auto"/>
      </w:divBdr>
      <w:divsChild>
        <w:div w:id="1702128944">
          <w:marLeft w:val="0"/>
          <w:marRight w:val="0"/>
          <w:marTop w:val="0"/>
          <w:marBottom w:val="0"/>
          <w:divBdr>
            <w:top w:val="none" w:sz="0" w:space="0" w:color="auto"/>
            <w:left w:val="none" w:sz="0" w:space="0" w:color="auto"/>
            <w:bottom w:val="none" w:sz="0" w:space="0" w:color="auto"/>
            <w:right w:val="none" w:sz="0" w:space="0" w:color="auto"/>
          </w:divBdr>
        </w:div>
        <w:div w:id="1811050783">
          <w:marLeft w:val="0"/>
          <w:marRight w:val="0"/>
          <w:marTop w:val="0"/>
          <w:marBottom w:val="0"/>
          <w:divBdr>
            <w:top w:val="none" w:sz="0" w:space="0" w:color="auto"/>
            <w:left w:val="none" w:sz="0" w:space="0" w:color="auto"/>
            <w:bottom w:val="none" w:sz="0" w:space="0" w:color="auto"/>
            <w:right w:val="none" w:sz="0" w:space="0" w:color="auto"/>
          </w:divBdr>
        </w:div>
        <w:div w:id="1945769383">
          <w:marLeft w:val="0"/>
          <w:marRight w:val="0"/>
          <w:marTop w:val="0"/>
          <w:marBottom w:val="0"/>
          <w:divBdr>
            <w:top w:val="none" w:sz="0" w:space="0" w:color="auto"/>
            <w:left w:val="none" w:sz="0" w:space="0" w:color="auto"/>
            <w:bottom w:val="none" w:sz="0" w:space="0" w:color="auto"/>
            <w:right w:val="none" w:sz="0" w:space="0" w:color="auto"/>
          </w:divBdr>
        </w:div>
      </w:divsChild>
    </w:div>
    <w:div w:id="829831571">
      <w:bodyDiv w:val="1"/>
      <w:marLeft w:val="0"/>
      <w:marRight w:val="0"/>
      <w:marTop w:val="0"/>
      <w:marBottom w:val="0"/>
      <w:divBdr>
        <w:top w:val="none" w:sz="0" w:space="0" w:color="auto"/>
        <w:left w:val="none" w:sz="0" w:space="0" w:color="auto"/>
        <w:bottom w:val="none" w:sz="0" w:space="0" w:color="auto"/>
        <w:right w:val="none" w:sz="0" w:space="0" w:color="auto"/>
      </w:divBdr>
    </w:div>
    <w:div w:id="860316716">
      <w:bodyDiv w:val="1"/>
      <w:marLeft w:val="0"/>
      <w:marRight w:val="0"/>
      <w:marTop w:val="0"/>
      <w:marBottom w:val="0"/>
      <w:divBdr>
        <w:top w:val="none" w:sz="0" w:space="0" w:color="auto"/>
        <w:left w:val="none" w:sz="0" w:space="0" w:color="auto"/>
        <w:bottom w:val="none" w:sz="0" w:space="0" w:color="auto"/>
        <w:right w:val="none" w:sz="0" w:space="0" w:color="auto"/>
      </w:divBdr>
    </w:div>
    <w:div w:id="877470240">
      <w:bodyDiv w:val="1"/>
      <w:marLeft w:val="0"/>
      <w:marRight w:val="0"/>
      <w:marTop w:val="0"/>
      <w:marBottom w:val="0"/>
      <w:divBdr>
        <w:top w:val="none" w:sz="0" w:space="0" w:color="auto"/>
        <w:left w:val="none" w:sz="0" w:space="0" w:color="auto"/>
        <w:bottom w:val="none" w:sz="0" w:space="0" w:color="auto"/>
        <w:right w:val="none" w:sz="0" w:space="0" w:color="auto"/>
      </w:divBdr>
    </w:div>
    <w:div w:id="890651943">
      <w:bodyDiv w:val="1"/>
      <w:marLeft w:val="0"/>
      <w:marRight w:val="0"/>
      <w:marTop w:val="0"/>
      <w:marBottom w:val="0"/>
      <w:divBdr>
        <w:top w:val="none" w:sz="0" w:space="0" w:color="auto"/>
        <w:left w:val="none" w:sz="0" w:space="0" w:color="auto"/>
        <w:bottom w:val="none" w:sz="0" w:space="0" w:color="auto"/>
        <w:right w:val="none" w:sz="0" w:space="0" w:color="auto"/>
      </w:divBdr>
    </w:div>
    <w:div w:id="901255376">
      <w:bodyDiv w:val="1"/>
      <w:marLeft w:val="0"/>
      <w:marRight w:val="0"/>
      <w:marTop w:val="0"/>
      <w:marBottom w:val="0"/>
      <w:divBdr>
        <w:top w:val="none" w:sz="0" w:space="0" w:color="auto"/>
        <w:left w:val="none" w:sz="0" w:space="0" w:color="auto"/>
        <w:bottom w:val="none" w:sz="0" w:space="0" w:color="auto"/>
        <w:right w:val="none" w:sz="0" w:space="0" w:color="auto"/>
      </w:divBdr>
      <w:divsChild>
        <w:div w:id="38479592">
          <w:marLeft w:val="0"/>
          <w:marRight w:val="0"/>
          <w:marTop w:val="0"/>
          <w:marBottom w:val="0"/>
          <w:divBdr>
            <w:top w:val="none" w:sz="0" w:space="0" w:color="auto"/>
            <w:left w:val="none" w:sz="0" w:space="0" w:color="auto"/>
            <w:bottom w:val="none" w:sz="0" w:space="0" w:color="auto"/>
            <w:right w:val="none" w:sz="0" w:space="0" w:color="auto"/>
          </w:divBdr>
          <w:divsChild>
            <w:div w:id="337082000">
              <w:marLeft w:val="0"/>
              <w:marRight w:val="0"/>
              <w:marTop w:val="0"/>
              <w:marBottom w:val="0"/>
              <w:divBdr>
                <w:top w:val="none" w:sz="0" w:space="0" w:color="auto"/>
                <w:left w:val="none" w:sz="0" w:space="0" w:color="auto"/>
                <w:bottom w:val="none" w:sz="0" w:space="0" w:color="auto"/>
                <w:right w:val="none" w:sz="0" w:space="0" w:color="auto"/>
              </w:divBdr>
            </w:div>
            <w:div w:id="381711069">
              <w:marLeft w:val="0"/>
              <w:marRight w:val="0"/>
              <w:marTop w:val="0"/>
              <w:marBottom w:val="0"/>
              <w:divBdr>
                <w:top w:val="none" w:sz="0" w:space="0" w:color="auto"/>
                <w:left w:val="none" w:sz="0" w:space="0" w:color="auto"/>
                <w:bottom w:val="none" w:sz="0" w:space="0" w:color="auto"/>
                <w:right w:val="none" w:sz="0" w:space="0" w:color="auto"/>
              </w:divBdr>
            </w:div>
            <w:div w:id="466707706">
              <w:marLeft w:val="0"/>
              <w:marRight w:val="0"/>
              <w:marTop w:val="0"/>
              <w:marBottom w:val="0"/>
              <w:divBdr>
                <w:top w:val="none" w:sz="0" w:space="0" w:color="auto"/>
                <w:left w:val="none" w:sz="0" w:space="0" w:color="auto"/>
                <w:bottom w:val="none" w:sz="0" w:space="0" w:color="auto"/>
                <w:right w:val="none" w:sz="0" w:space="0" w:color="auto"/>
              </w:divBdr>
            </w:div>
            <w:div w:id="1036275788">
              <w:marLeft w:val="0"/>
              <w:marRight w:val="0"/>
              <w:marTop w:val="0"/>
              <w:marBottom w:val="0"/>
              <w:divBdr>
                <w:top w:val="none" w:sz="0" w:space="0" w:color="auto"/>
                <w:left w:val="none" w:sz="0" w:space="0" w:color="auto"/>
                <w:bottom w:val="none" w:sz="0" w:space="0" w:color="auto"/>
                <w:right w:val="none" w:sz="0" w:space="0" w:color="auto"/>
              </w:divBdr>
            </w:div>
            <w:div w:id="1087729567">
              <w:marLeft w:val="0"/>
              <w:marRight w:val="0"/>
              <w:marTop w:val="0"/>
              <w:marBottom w:val="0"/>
              <w:divBdr>
                <w:top w:val="none" w:sz="0" w:space="0" w:color="auto"/>
                <w:left w:val="none" w:sz="0" w:space="0" w:color="auto"/>
                <w:bottom w:val="none" w:sz="0" w:space="0" w:color="auto"/>
                <w:right w:val="none" w:sz="0" w:space="0" w:color="auto"/>
              </w:divBdr>
            </w:div>
            <w:div w:id="120032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1057">
      <w:bodyDiv w:val="1"/>
      <w:marLeft w:val="0"/>
      <w:marRight w:val="0"/>
      <w:marTop w:val="0"/>
      <w:marBottom w:val="0"/>
      <w:divBdr>
        <w:top w:val="none" w:sz="0" w:space="0" w:color="auto"/>
        <w:left w:val="none" w:sz="0" w:space="0" w:color="auto"/>
        <w:bottom w:val="none" w:sz="0" w:space="0" w:color="auto"/>
        <w:right w:val="none" w:sz="0" w:space="0" w:color="auto"/>
      </w:divBdr>
    </w:div>
    <w:div w:id="929463214">
      <w:bodyDiv w:val="1"/>
      <w:marLeft w:val="0"/>
      <w:marRight w:val="0"/>
      <w:marTop w:val="0"/>
      <w:marBottom w:val="0"/>
      <w:divBdr>
        <w:top w:val="none" w:sz="0" w:space="0" w:color="auto"/>
        <w:left w:val="none" w:sz="0" w:space="0" w:color="auto"/>
        <w:bottom w:val="none" w:sz="0" w:space="0" w:color="auto"/>
        <w:right w:val="none" w:sz="0" w:space="0" w:color="auto"/>
      </w:divBdr>
    </w:div>
    <w:div w:id="952135272">
      <w:bodyDiv w:val="1"/>
      <w:marLeft w:val="0"/>
      <w:marRight w:val="0"/>
      <w:marTop w:val="0"/>
      <w:marBottom w:val="0"/>
      <w:divBdr>
        <w:top w:val="none" w:sz="0" w:space="0" w:color="auto"/>
        <w:left w:val="none" w:sz="0" w:space="0" w:color="auto"/>
        <w:bottom w:val="none" w:sz="0" w:space="0" w:color="auto"/>
        <w:right w:val="none" w:sz="0" w:space="0" w:color="auto"/>
      </w:divBdr>
    </w:div>
    <w:div w:id="975600361">
      <w:bodyDiv w:val="1"/>
      <w:marLeft w:val="0"/>
      <w:marRight w:val="0"/>
      <w:marTop w:val="0"/>
      <w:marBottom w:val="0"/>
      <w:divBdr>
        <w:top w:val="none" w:sz="0" w:space="0" w:color="auto"/>
        <w:left w:val="none" w:sz="0" w:space="0" w:color="auto"/>
        <w:bottom w:val="none" w:sz="0" w:space="0" w:color="auto"/>
        <w:right w:val="none" w:sz="0" w:space="0" w:color="auto"/>
      </w:divBdr>
    </w:div>
    <w:div w:id="1071346175">
      <w:bodyDiv w:val="1"/>
      <w:marLeft w:val="0"/>
      <w:marRight w:val="0"/>
      <w:marTop w:val="0"/>
      <w:marBottom w:val="0"/>
      <w:divBdr>
        <w:top w:val="none" w:sz="0" w:space="0" w:color="auto"/>
        <w:left w:val="none" w:sz="0" w:space="0" w:color="auto"/>
        <w:bottom w:val="none" w:sz="0" w:space="0" w:color="auto"/>
        <w:right w:val="none" w:sz="0" w:space="0" w:color="auto"/>
      </w:divBdr>
    </w:div>
    <w:div w:id="1096442960">
      <w:bodyDiv w:val="1"/>
      <w:marLeft w:val="0"/>
      <w:marRight w:val="0"/>
      <w:marTop w:val="0"/>
      <w:marBottom w:val="0"/>
      <w:divBdr>
        <w:top w:val="none" w:sz="0" w:space="0" w:color="auto"/>
        <w:left w:val="none" w:sz="0" w:space="0" w:color="auto"/>
        <w:bottom w:val="none" w:sz="0" w:space="0" w:color="auto"/>
        <w:right w:val="none" w:sz="0" w:space="0" w:color="auto"/>
      </w:divBdr>
    </w:div>
    <w:div w:id="1097941539">
      <w:bodyDiv w:val="1"/>
      <w:marLeft w:val="0"/>
      <w:marRight w:val="0"/>
      <w:marTop w:val="0"/>
      <w:marBottom w:val="0"/>
      <w:divBdr>
        <w:top w:val="none" w:sz="0" w:space="0" w:color="auto"/>
        <w:left w:val="none" w:sz="0" w:space="0" w:color="auto"/>
        <w:bottom w:val="none" w:sz="0" w:space="0" w:color="auto"/>
        <w:right w:val="none" w:sz="0" w:space="0" w:color="auto"/>
      </w:divBdr>
    </w:div>
    <w:div w:id="1104113528">
      <w:bodyDiv w:val="1"/>
      <w:marLeft w:val="45"/>
      <w:marRight w:val="75"/>
      <w:marTop w:val="0"/>
      <w:marBottom w:val="0"/>
      <w:divBdr>
        <w:top w:val="none" w:sz="0" w:space="0" w:color="auto"/>
        <w:left w:val="none" w:sz="0" w:space="0" w:color="auto"/>
        <w:bottom w:val="none" w:sz="0" w:space="0" w:color="auto"/>
        <w:right w:val="none" w:sz="0" w:space="0" w:color="auto"/>
      </w:divBdr>
      <w:divsChild>
        <w:div w:id="172767211">
          <w:marLeft w:val="150"/>
          <w:marRight w:val="150"/>
          <w:marTop w:val="75"/>
          <w:marBottom w:val="0"/>
          <w:divBdr>
            <w:top w:val="none" w:sz="0" w:space="0" w:color="auto"/>
            <w:left w:val="none" w:sz="0" w:space="0" w:color="auto"/>
            <w:bottom w:val="none" w:sz="0" w:space="0" w:color="auto"/>
            <w:right w:val="none" w:sz="0" w:space="0" w:color="auto"/>
          </w:divBdr>
          <w:divsChild>
            <w:div w:id="67924183">
              <w:marLeft w:val="90"/>
              <w:marRight w:val="0"/>
              <w:marTop w:val="0"/>
              <w:marBottom w:val="225"/>
              <w:divBdr>
                <w:top w:val="none" w:sz="0" w:space="0" w:color="auto"/>
                <w:left w:val="none" w:sz="0" w:space="0" w:color="auto"/>
                <w:bottom w:val="none" w:sz="0" w:space="0" w:color="auto"/>
                <w:right w:val="none" w:sz="0" w:space="0" w:color="auto"/>
              </w:divBdr>
              <w:divsChild>
                <w:div w:id="445585096">
                  <w:marLeft w:val="0"/>
                  <w:marRight w:val="0"/>
                  <w:marTop w:val="0"/>
                  <w:marBottom w:val="140"/>
                  <w:divBdr>
                    <w:top w:val="none" w:sz="0" w:space="0" w:color="auto"/>
                    <w:left w:val="none" w:sz="0" w:space="0" w:color="auto"/>
                    <w:bottom w:val="none" w:sz="0" w:space="0" w:color="auto"/>
                    <w:right w:val="none" w:sz="0" w:space="0" w:color="auto"/>
                  </w:divBdr>
                </w:div>
                <w:div w:id="1019549386">
                  <w:marLeft w:val="0"/>
                  <w:marRight w:val="0"/>
                  <w:marTop w:val="0"/>
                  <w:marBottom w:val="140"/>
                  <w:divBdr>
                    <w:top w:val="none" w:sz="0" w:space="0" w:color="auto"/>
                    <w:left w:val="none" w:sz="0" w:space="0" w:color="auto"/>
                    <w:bottom w:val="none" w:sz="0" w:space="0" w:color="auto"/>
                    <w:right w:val="none" w:sz="0" w:space="0" w:color="auto"/>
                  </w:divBdr>
                </w:div>
                <w:div w:id="1021280239">
                  <w:marLeft w:val="0"/>
                  <w:marRight w:val="0"/>
                  <w:marTop w:val="0"/>
                  <w:marBottom w:val="140"/>
                  <w:divBdr>
                    <w:top w:val="none" w:sz="0" w:space="0" w:color="auto"/>
                    <w:left w:val="none" w:sz="0" w:space="0" w:color="auto"/>
                    <w:bottom w:val="none" w:sz="0" w:space="0" w:color="auto"/>
                    <w:right w:val="none" w:sz="0" w:space="0" w:color="auto"/>
                  </w:divBdr>
                </w:div>
                <w:div w:id="1598560006">
                  <w:marLeft w:val="0"/>
                  <w:marRight w:val="0"/>
                  <w:marTop w:val="0"/>
                  <w:marBottom w:val="140"/>
                  <w:divBdr>
                    <w:top w:val="none" w:sz="0" w:space="0" w:color="auto"/>
                    <w:left w:val="none" w:sz="0" w:space="0" w:color="auto"/>
                    <w:bottom w:val="none" w:sz="0" w:space="0" w:color="auto"/>
                    <w:right w:val="none" w:sz="0" w:space="0" w:color="auto"/>
                  </w:divBdr>
                </w:div>
                <w:div w:id="1669094753">
                  <w:marLeft w:val="0"/>
                  <w:marRight w:val="0"/>
                  <w:marTop w:val="0"/>
                  <w:marBottom w:val="140"/>
                  <w:divBdr>
                    <w:top w:val="none" w:sz="0" w:space="0" w:color="auto"/>
                    <w:left w:val="none" w:sz="0" w:space="0" w:color="auto"/>
                    <w:bottom w:val="none" w:sz="0" w:space="0" w:color="auto"/>
                    <w:right w:val="none" w:sz="0" w:space="0" w:color="auto"/>
                  </w:divBdr>
                </w:div>
                <w:div w:id="1933120005">
                  <w:marLeft w:val="0"/>
                  <w:marRight w:val="0"/>
                  <w:marTop w:val="0"/>
                  <w:marBottom w:val="140"/>
                  <w:divBdr>
                    <w:top w:val="none" w:sz="0" w:space="0" w:color="auto"/>
                    <w:left w:val="none" w:sz="0" w:space="0" w:color="auto"/>
                    <w:bottom w:val="none" w:sz="0" w:space="0" w:color="auto"/>
                    <w:right w:val="none" w:sz="0" w:space="0" w:color="auto"/>
                  </w:divBdr>
                </w:div>
                <w:div w:id="2029019349">
                  <w:marLeft w:val="0"/>
                  <w:marRight w:val="0"/>
                  <w:marTop w:val="0"/>
                  <w:marBottom w:val="140"/>
                  <w:divBdr>
                    <w:top w:val="none" w:sz="0" w:space="0" w:color="auto"/>
                    <w:left w:val="none" w:sz="0" w:space="0" w:color="auto"/>
                    <w:bottom w:val="none" w:sz="0" w:space="0" w:color="auto"/>
                    <w:right w:val="none" w:sz="0" w:space="0" w:color="auto"/>
                  </w:divBdr>
                </w:div>
                <w:div w:id="2036616297">
                  <w:marLeft w:val="0"/>
                  <w:marRight w:val="0"/>
                  <w:marTop w:val="0"/>
                  <w:marBottom w:val="140"/>
                  <w:divBdr>
                    <w:top w:val="none" w:sz="0" w:space="0" w:color="auto"/>
                    <w:left w:val="none" w:sz="0" w:space="0" w:color="auto"/>
                    <w:bottom w:val="none" w:sz="0" w:space="0" w:color="auto"/>
                    <w:right w:val="none" w:sz="0" w:space="0" w:color="auto"/>
                  </w:divBdr>
                </w:div>
                <w:div w:id="2128766489">
                  <w:marLeft w:val="0"/>
                  <w:marRight w:val="0"/>
                  <w:marTop w:val="0"/>
                  <w:marBottom w:val="140"/>
                  <w:divBdr>
                    <w:top w:val="none" w:sz="0" w:space="0" w:color="auto"/>
                    <w:left w:val="none" w:sz="0" w:space="0" w:color="auto"/>
                    <w:bottom w:val="none" w:sz="0" w:space="0" w:color="auto"/>
                    <w:right w:val="none" w:sz="0" w:space="0" w:color="auto"/>
                  </w:divBdr>
                </w:div>
                <w:div w:id="2146238677">
                  <w:marLeft w:val="0"/>
                  <w:marRight w:val="0"/>
                  <w:marTop w:val="0"/>
                  <w:marBottom w:val="140"/>
                  <w:divBdr>
                    <w:top w:val="none" w:sz="0" w:space="0" w:color="auto"/>
                    <w:left w:val="none" w:sz="0" w:space="0" w:color="auto"/>
                    <w:bottom w:val="none" w:sz="0" w:space="0" w:color="auto"/>
                    <w:right w:val="none" w:sz="0" w:space="0" w:color="auto"/>
                  </w:divBdr>
                </w:div>
              </w:divsChild>
            </w:div>
          </w:divsChild>
        </w:div>
      </w:divsChild>
    </w:div>
    <w:div w:id="1128624331">
      <w:bodyDiv w:val="1"/>
      <w:marLeft w:val="0"/>
      <w:marRight w:val="0"/>
      <w:marTop w:val="0"/>
      <w:marBottom w:val="0"/>
      <w:divBdr>
        <w:top w:val="none" w:sz="0" w:space="0" w:color="auto"/>
        <w:left w:val="none" w:sz="0" w:space="0" w:color="auto"/>
        <w:bottom w:val="none" w:sz="0" w:space="0" w:color="auto"/>
        <w:right w:val="none" w:sz="0" w:space="0" w:color="auto"/>
      </w:divBdr>
    </w:div>
    <w:div w:id="1142112490">
      <w:bodyDiv w:val="1"/>
      <w:marLeft w:val="0"/>
      <w:marRight w:val="0"/>
      <w:marTop w:val="0"/>
      <w:marBottom w:val="0"/>
      <w:divBdr>
        <w:top w:val="none" w:sz="0" w:space="0" w:color="auto"/>
        <w:left w:val="none" w:sz="0" w:space="0" w:color="auto"/>
        <w:bottom w:val="none" w:sz="0" w:space="0" w:color="auto"/>
        <w:right w:val="none" w:sz="0" w:space="0" w:color="auto"/>
      </w:divBdr>
    </w:div>
    <w:div w:id="1158153699">
      <w:bodyDiv w:val="1"/>
      <w:marLeft w:val="0"/>
      <w:marRight w:val="0"/>
      <w:marTop w:val="0"/>
      <w:marBottom w:val="0"/>
      <w:divBdr>
        <w:top w:val="none" w:sz="0" w:space="0" w:color="auto"/>
        <w:left w:val="none" w:sz="0" w:space="0" w:color="auto"/>
        <w:bottom w:val="none" w:sz="0" w:space="0" w:color="auto"/>
        <w:right w:val="none" w:sz="0" w:space="0" w:color="auto"/>
      </w:divBdr>
    </w:div>
    <w:div w:id="1161963473">
      <w:bodyDiv w:val="1"/>
      <w:marLeft w:val="0"/>
      <w:marRight w:val="0"/>
      <w:marTop w:val="0"/>
      <w:marBottom w:val="0"/>
      <w:divBdr>
        <w:top w:val="none" w:sz="0" w:space="0" w:color="auto"/>
        <w:left w:val="none" w:sz="0" w:space="0" w:color="auto"/>
        <w:bottom w:val="none" w:sz="0" w:space="0" w:color="auto"/>
        <w:right w:val="none" w:sz="0" w:space="0" w:color="auto"/>
      </w:divBdr>
    </w:div>
    <w:div w:id="1193229202">
      <w:bodyDiv w:val="1"/>
      <w:marLeft w:val="0"/>
      <w:marRight w:val="0"/>
      <w:marTop w:val="0"/>
      <w:marBottom w:val="0"/>
      <w:divBdr>
        <w:top w:val="none" w:sz="0" w:space="0" w:color="auto"/>
        <w:left w:val="none" w:sz="0" w:space="0" w:color="auto"/>
        <w:bottom w:val="none" w:sz="0" w:space="0" w:color="auto"/>
        <w:right w:val="none" w:sz="0" w:space="0" w:color="auto"/>
      </w:divBdr>
    </w:div>
    <w:div w:id="1205869108">
      <w:bodyDiv w:val="1"/>
      <w:marLeft w:val="0"/>
      <w:marRight w:val="0"/>
      <w:marTop w:val="0"/>
      <w:marBottom w:val="0"/>
      <w:divBdr>
        <w:top w:val="none" w:sz="0" w:space="0" w:color="auto"/>
        <w:left w:val="none" w:sz="0" w:space="0" w:color="auto"/>
        <w:bottom w:val="none" w:sz="0" w:space="0" w:color="auto"/>
        <w:right w:val="none" w:sz="0" w:space="0" w:color="auto"/>
      </w:divBdr>
    </w:div>
    <w:div w:id="1222903928">
      <w:bodyDiv w:val="1"/>
      <w:marLeft w:val="0"/>
      <w:marRight w:val="0"/>
      <w:marTop w:val="0"/>
      <w:marBottom w:val="0"/>
      <w:divBdr>
        <w:top w:val="none" w:sz="0" w:space="0" w:color="auto"/>
        <w:left w:val="none" w:sz="0" w:space="0" w:color="auto"/>
        <w:bottom w:val="none" w:sz="0" w:space="0" w:color="auto"/>
        <w:right w:val="none" w:sz="0" w:space="0" w:color="auto"/>
      </w:divBdr>
    </w:div>
    <w:div w:id="1224827253">
      <w:bodyDiv w:val="1"/>
      <w:marLeft w:val="0"/>
      <w:marRight w:val="0"/>
      <w:marTop w:val="0"/>
      <w:marBottom w:val="0"/>
      <w:divBdr>
        <w:top w:val="none" w:sz="0" w:space="0" w:color="auto"/>
        <w:left w:val="none" w:sz="0" w:space="0" w:color="auto"/>
        <w:bottom w:val="none" w:sz="0" w:space="0" w:color="auto"/>
        <w:right w:val="none" w:sz="0" w:space="0" w:color="auto"/>
      </w:divBdr>
    </w:div>
    <w:div w:id="1228765320">
      <w:bodyDiv w:val="1"/>
      <w:marLeft w:val="0"/>
      <w:marRight w:val="0"/>
      <w:marTop w:val="0"/>
      <w:marBottom w:val="0"/>
      <w:divBdr>
        <w:top w:val="none" w:sz="0" w:space="0" w:color="auto"/>
        <w:left w:val="none" w:sz="0" w:space="0" w:color="auto"/>
        <w:bottom w:val="none" w:sz="0" w:space="0" w:color="auto"/>
        <w:right w:val="none" w:sz="0" w:space="0" w:color="auto"/>
      </w:divBdr>
    </w:div>
    <w:div w:id="1350914324">
      <w:bodyDiv w:val="1"/>
      <w:marLeft w:val="0"/>
      <w:marRight w:val="0"/>
      <w:marTop w:val="0"/>
      <w:marBottom w:val="0"/>
      <w:divBdr>
        <w:top w:val="none" w:sz="0" w:space="0" w:color="auto"/>
        <w:left w:val="none" w:sz="0" w:space="0" w:color="auto"/>
        <w:bottom w:val="none" w:sz="0" w:space="0" w:color="auto"/>
        <w:right w:val="none" w:sz="0" w:space="0" w:color="auto"/>
      </w:divBdr>
      <w:divsChild>
        <w:div w:id="1462764943">
          <w:marLeft w:val="0"/>
          <w:marRight w:val="0"/>
          <w:marTop w:val="0"/>
          <w:marBottom w:val="0"/>
          <w:divBdr>
            <w:top w:val="none" w:sz="0" w:space="0" w:color="auto"/>
            <w:left w:val="none" w:sz="0" w:space="0" w:color="auto"/>
            <w:bottom w:val="none" w:sz="0" w:space="0" w:color="auto"/>
            <w:right w:val="none" w:sz="0" w:space="0" w:color="auto"/>
          </w:divBdr>
        </w:div>
        <w:div w:id="1587690446">
          <w:marLeft w:val="0"/>
          <w:marRight w:val="0"/>
          <w:marTop w:val="0"/>
          <w:marBottom w:val="0"/>
          <w:divBdr>
            <w:top w:val="none" w:sz="0" w:space="0" w:color="auto"/>
            <w:left w:val="none" w:sz="0" w:space="0" w:color="auto"/>
            <w:bottom w:val="none" w:sz="0" w:space="0" w:color="auto"/>
            <w:right w:val="none" w:sz="0" w:space="0" w:color="auto"/>
          </w:divBdr>
        </w:div>
        <w:div w:id="2028407107">
          <w:marLeft w:val="0"/>
          <w:marRight w:val="0"/>
          <w:marTop w:val="0"/>
          <w:marBottom w:val="0"/>
          <w:divBdr>
            <w:top w:val="none" w:sz="0" w:space="0" w:color="auto"/>
            <w:left w:val="none" w:sz="0" w:space="0" w:color="auto"/>
            <w:bottom w:val="none" w:sz="0" w:space="0" w:color="auto"/>
            <w:right w:val="none" w:sz="0" w:space="0" w:color="auto"/>
          </w:divBdr>
        </w:div>
      </w:divsChild>
    </w:div>
    <w:div w:id="1353848346">
      <w:bodyDiv w:val="1"/>
      <w:marLeft w:val="0"/>
      <w:marRight w:val="0"/>
      <w:marTop w:val="0"/>
      <w:marBottom w:val="0"/>
      <w:divBdr>
        <w:top w:val="none" w:sz="0" w:space="0" w:color="auto"/>
        <w:left w:val="none" w:sz="0" w:space="0" w:color="auto"/>
        <w:bottom w:val="none" w:sz="0" w:space="0" w:color="auto"/>
        <w:right w:val="none" w:sz="0" w:space="0" w:color="auto"/>
      </w:divBdr>
    </w:div>
    <w:div w:id="1375733074">
      <w:bodyDiv w:val="1"/>
      <w:marLeft w:val="0"/>
      <w:marRight w:val="0"/>
      <w:marTop w:val="0"/>
      <w:marBottom w:val="0"/>
      <w:divBdr>
        <w:top w:val="none" w:sz="0" w:space="0" w:color="auto"/>
        <w:left w:val="none" w:sz="0" w:space="0" w:color="auto"/>
        <w:bottom w:val="none" w:sz="0" w:space="0" w:color="auto"/>
        <w:right w:val="none" w:sz="0" w:space="0" w:color="auto"/>
      </w:divBdr>
      <w:divsChild>
        <w:div w:id="2090691006">
          <w:marLeft w:val="0"/>
          <w:marRight w:val="0"/>
          <w:marTop w:val="0"/>
          <w:marBottom w:val="0"/>
          <w:divBdr>
            <w:top w:val="none" w:sz="0" w:space="0" w:color="auto"/>
            <w:left w:val="none" w:sz="0" w:space="0" w:color="auto"/>
            <w:bottom w:val="none" w:sz="0" w:space="0" w:color="auto"/>
            <w:right w:val="none" w:sz="0" w:space="0" w:color="auto"/>
          </w:divBdr>
          <w:divsChild>
            <w:div w:id="4956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7833">
      <w:bodyDiv w:val="1"/>
      <w:marLeft w:val="0"/>
      <w:marRight w:val="0"/>
      <w:marTop w:val="0"/>
      <w:marBottom w:val="0"/>
      <w:divBdr>
        <w:top w:val="none" w:sz="0" w:space="0" w:color="auto"/>
        <w:left w:val="none" w:sz="0" w:space="0" w:color="auto"/>
        <w:bottom w:val="none" w:sz="0" w:space="0" w:color="auto"/>
        <w:right w:val="none" w:sz="0" w:space="0" w:color="auto"/>
      </w:divBdr>
    </w:div>
    <w:div w:id="1406344154">
      <w:bodyDiv w:val="1"/>
      <w:marLeft w:val="0"/>
      <w:marRight w:val="0"/>
      <w:marTop w:val="0"/>
      <w:marBottom w:val="0"/>
      <w:divBdr>
        <w:top w:val="none" w:sz="0" w:space="0" w:color="auto"/>
        <w:left w:val="none" w:sz="0" w:space="0" w:color="auto"/>
        <w:bottom w:val="none" w:sz="0" w:space="0" w:color="auto"/>
        <w:right w:val="none" w:sz="0" w:space="0" w:color="auto"/>
      </w:divBdr>
    </w:div>
    <w:div w:id="1408267920">
      <w:bodyDiv w:val="1"/>
      <w:marLeft w:val="0"/>
      <w:marRight w:val="0"/>
      <w:marTop w:val="0"/>
      <w:marBottom w:val="0"/>
      <w:divBdr>
        <w:top w:val="none" w:sz="0" w:space="0" w:color="auto"/>
        <w:left w:val="none" w:sz="0" w:space="0" w:color="auto"/>
        <w:bottom w:val="none" w:sz="0" w:space="0" w:color="auto"/>
        <w:right w:val="none" w:sz="0" w:space="0" w:color="auto"/>
      </w:divBdr>
    </w:div>
    <w:div w:id="1510675069">
      <w:bodyDiv w:val="1"/>
      <w:marLeft w:val="0"/>
      <w:marRight w:val="0"/>
      <w:marTop w:val="0"/>
      <w:marBottom w:val="0"/>
      <w:divBdr>
        <w:top w:val="none" w:sz="0" w:space="0" w:color="auto"/>
        <w:left w:val="none" w:sz="0" w:space="0" w:color="auto"/>
        <w:bottom w:val="none" w:sz="0" w:space="0" w:color="auto"/>
        <w:right w:val="none" w:sz="0" w:space="0" w:color="auto"/>
      </w:divBdr>
    </w:div>
    <w:div w:id="1511869897">
      <w:bodyDiv w:val="1"/>
      <w:marLeft w:val="0"/>
      <w:marRight w:val="0"/>
      <w:marTop w:val="0"/>
      <w:marBottom w:val="0"/>
      <w:divBdr>
        <w:top w:val="none" w:sz="0" w:space="0" w:color="auto"/>
        <w:left w:val="none" w:sz="0" w:space="0" w:color="auto"/>
        <w:bottom w:val="none" w:sz="0" w:space="0" w:color="auto"/>
        <w:right w:val="none" w:sz="0" w:space="0" w:color="auto"/>
      </w:divBdr>
    </w:div>
    <w:div w:id="1527252999">
      <w:bodyDiv w:val="1"/>
      <w:marLeft w:val="0"/>
      <w:marRight w:val="0"/>
      <w:marTop w:val="0"/>
      <w:marBottom w:val="0"/>
      <w:divBdr>
        <w:top w:val="none" w:sz="0" w:space="0" w:color="auto"/>
        <w:left w:val="none" w:sz="0" w:space="0" w:color="auto"/>
        <w:bottom w:val="none" w:sz="0" w:space="0" w:color="auto"/>
        <w:right w:val="none" w:sz="0" w:space="0" w:color="auto"/>
      </w:divBdr>
    </w:div>
    <w:div w:id="1572496113">
      <w:bodyDiv w:val="1"/>
      <w:marLeft w:val="0"/>
      <w:marRight w:val="0"/>
      <w:marTop w:val="0"/>
      <w:marBottom w:val="0"/>
      <w:divBdr>
        <w:top w:val="none" w:sz="0" w:space="0" w:color="auto"/>
        <w:left w:val="none" w:sz="0" w:space="0" w:color="auto"/>
        <w:bottom w:val="none" w:sz="0" w:space="0" w:color="auto"/>
        <w:right w:val="none" w:sz="0" w:space="0" w:color="auto"/>
      </w:divBdr>
    </w:div>
    <w:div w:id="1612710095">
      <w:bodyDiv w:val="1"/>
      <w:marLeft w:val="0"/>
      <w:marRight w:val="0"/>
      <w:marTop w:val="0"/>
      <w:marBottom w:val="0"/>
      <w:divBdr>
        <w:top w:val="none" w:sz="0" w:space="0" w:color="auto"/>
        <w:left w:val="none" w:sz="0" w:space="0" w:color="auto"/>
        <w:bottom w:val="none" w:sz="0" w:space="0" w:color="auto"/>
        <w:right w:val="none" w:sz="0" w:space="0" w:color="auto"/>
      </w:divBdr>
    </w:div>
    <w:div w:id="1614629629">
      <w:bodyDiv w:val="1"/>
      <w:marLeft w:val="0"/>
      <w:marRight w:val="0"/>
      <w:marTop w:val="0"/>
      <w:marBottom w:val="0"/>
      <w:divBdr>
        <w:top w:val="none" w:sz="0" w:space="0" w:color="auto"/>
        <w:left w:val="none" w:sz="0" w:space="0" w:color="auto"/>
        <w:bottom w:val="none" w:sz="0" w:space="0" w:color="auto"/>
        <w:right w:val="none" w:sz="0" w:space="0" w:color="auto"/>
      </w:divBdr>
      <w:divsChild>
        <w:div w:id="1588344792">
          <w:marLeft w:val="0"/>
          <w:marRight w:val="0"/>
          <w:marTop w:val="0"/>
          <w:marBottom w:val="0"/>
          <w:divBdr>
            <w:top w:val="none" w:sz="0" w:space="0" w:color="auto"/>
            <w:left w:val="none" w:sz="0" w:space="0" w:color="auto"/>
            <w:bottom w:val="none" w:sz="0" w:space="0" w:color="auto"/>
            <w:right w:val="none" w:sz="0" w:space="0" w:color="auto"/>
          </w:divBdr>
          <w:divsChild>
            <w:div w:id="1065300471">
              <w:marLeft w:val="0"/>
              <w:marRight w:val="0"/>
              <w:marTop w:val="0"/>
              <w:marBottom w:val="0"/>
              <w:divBdr>
                <w:top w:val="none" w:sz="0" w:space="0" w:color="auto"/>
                <w:left w:val="none" w:sz="0" w:space="0" w:color="auto"/>
                <w:bottom w:val="none" w:sz="0" w:space="0" w:color="auto"/>
                <w:right w:val="none" w:sz="0" w:space="0" w:color="auto"/>
              </w:divBdr>
            </w:div>
            <w:div w:id="1070923902">
              <w:marLeft w:val="0"/>
              <w:marRight w:val="0"/>
              <w:marTop w:val="0"/>
              <w:marBottom w:val="0"/>
              <w:divBdr>
                <w:top w:val="none" w:sz="0" w:space="0" w:color="auto"/>
                <w:left w:val="none" w:sz="0" w:space="0" w:color="auto"/>
                <w:bottom w:val="none" w:sz="0" w:space="0" w:color="auto"/>
                <w:right w:val="none" w:sz="0" w:space="0" w:color="auto"/>
              </w:divBdr>
            </w:div>
            <w:div w:id="1216627940">
              <w:marLeft w:val="0"/>
              <w:marRight w:val="0"/>
              <w:marTop w:val="0"/>
              <w:marBottom w:val="0"/>
              <w:divBdr>
                <w:top w:val="none" w:sz="0" w:space="0" w:color="auto"/>
                <w:left w:val="none" w:sz="0" w:space="0" w:color="auto"/>
                <w:bottom w:val="none" w:sz="0" w:space="0" w:color="auto"/>
                <w:right w:val="none" w:sz="0" w:space="0" w:color="auto"/>
              </w:divBdr>
            </w:div>
            <w:div w:id="1857571177">
              <w:marLeft w:val="0"/>
              <w:marRight w:val="0"/>
              <w:marTop w:val="0"/>
              <w:marBottom w:val="0"/>
              <w:divBdr>
                <w:top w:val="none" w:sz="0" w:space="0" w:color="auto"/>
                <w:left w:val="none" w:sz="0" w:space="0" w:color="auto"/>
                <w:bottom w:val="none" w:sz="0" w:space="0" w:color="auto"/>
                <w:right w:val="none" w:sz="0" w:space="0" w:color="auto"/>
              </w:divBdr>
            </w:div>
            <w:div w:id="1936094062">
              <w:marLeft w:val="0"/>
              <w:marRight w:val="0"/>
              <w:marTop w:val="0"/>
              <w:marBottom w:val="0"/>
              <w:divBdr>
                <w:top w:val="none" w:sz="0" w:space="0" w:color="auto"/>
                <w:left w:val="none" w:sz="0" w:space="0" w:color="auto"/>
                <w:bottom w:val="none" w:sz="0" w:space="0" w:color="auto"/>
                <w:right w:val="none" w:sz="0" w:space="0" w:color="auto"/>
              </w:divBdr>
            </w:div>
            <w:div w:id="1987083362">
              <w:marLeft w:val="0"/>
              <w:marRight w:val="0"/>
              <w:marTop w:val="0"/>
              <w:marBottom w:val="0"/>
              <w:divBdr>
                <w:top w:val="none" w:sz="0" w:space="0" w:color="auto"/>
                <w:left w:val="none" w:sz="0" w:space="0" w:color="auto"/>
                <w:bottom w:val="none" w:sz="0" w:space="0" w:color="auto"/>
                <w:right w:val="none" w:sz="0" w:space="0" w:color="auto"/>
              </w:divBdr>
            </w:div>
            <w:div w:id="20486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5675">
      <w:bodyDiv w:val="1"/>
      <w:marLeft w:val="0"/>
      <w:marRight w:val="0"/>
      <w:marTop w:val="0"/>
      <w:marBottom w:val="0"/>
      <w:divBdr>
        <w:top w:val="none" w:sz="0" w:space="0" w:color="auto"/>
        <w:left w:val="none" w:sz="0" w:space="0" w:color="auto"/>
        <w:bottom w:val="none" w:sz="0" w:space="0" w:color="auto"/>
        <w:right w:val="none" w:sz="0" w:space="0" w:color="auto"/>
      </w:divBdr>
    </w:div>
    <w:div w:id="1646198952">
      <w:bodyDiv w:val="1"/>
      <w:marLeft w:val="45"/>
      <w:marRight w:val="75"/>
      <w:marTop w:val="0"/>
      <w:marBottom w:val="0"/>
      <w:divBdr>
        <w:top w:val="none" w:sz="0" w:space="0" w:color="auto"/>
        <w:left w:val="none" w:sz="0" w:space="0" w:color="auto"/>
        <w:bottom w:val="none" w:sz="0" w:space="0" w:color="auto"/>
        <w:right w:val="none" w:sz="0" w:space="0" w:color="auto"/>
      </w:divBdr>
      <w:divsChild>
        <w:div w:id="994650568">
          <w:marLeft w:val="150"/>
          <w:marRight w:val="150"/>
          <w:marTop w:val="75"/>
          <w:marBottom w:val="0"/>
          <w:divBdr>
            <w:top w:val="none" w:sz="0" w:space="0" w:color="auto"/>
            <w:left w:val="none" w:sz="0" w:space="0" w:color="auto"/>
            <w:bottom w:val="none" w:sz="0" w:space="0" w:color="auto"/>
            <w:right w:val="none" w:sz="0" w:space="0" w:color="auto"/>
          </w:divBdr>
          <w:divsChild>
            <w:div w:id="232281412">
              <w:marLeft w:val="90"/>
              <w:marRight w:val="0"/>
              <w:marTop w:val="0"/>
              <w:marBottom w:val="225"/>
              <w:divBdr>
                <w:top w:val="none" w:sz="0" w:space="0" w:color="auto"/>
                <w:left w:val="none" w:sz="0" w:space="0" w:color="auto"/>
                <w:bottom w:val="none" w:sz="0" w:space="0" w:color="auto"/>
                <w:right w:val="none" w:sz="0" w:space="0" w:color="auto"/>
              </w:divBdr>
            </w:div>
          </w:divsChild>
        </w:div>
      </w:divsChild>
    </w:div>
    <w:div w:id="1662083471">
      <w:bodyDiv w:val="1"/>
      <w:marLeft w:val="0"/>
      <w:marRight w:val="0"/>
      <w:marTop w:val="0"/>
      <w:marBottom w:val="0"/>
      <w:divBdr>
        <w:top w:val="none" w:sz="0" w:space="0" w:color="auto"/>
        <w:left w:val="none" w:sz="0" w:space="0" w:color="auto"/>
        <w:bottom w:val="none" w:sz="0" w:space="0" w:color="auto"/>
        <w:right w:val="none" w:sz="0" w:space="0" w:color="auto"/>
      </w:divBdr>
    </w:div>
    <w:div w:id="1751006760">
      <w:bodyDiv w:val="1"/>
      <w:marLeft w:val="0"/>
      <w:marRight w:val="0"/>
      <w:marTop w:val="0"/>
      <w:marBottom w:val="0"/>
      <w:divBdr>
        <w:top w:val="none" w:sz="0" w:space="0" w:color="auto"/>
        <w:left w:val="none" w:sz="0" w:space="0" w:color="auto"/>
        <w:bottom w:val="none" w:sz="0" w:space="0" w:color="auto"/>
        <w:right w:val="none" w:sz="0" w:space="0" w:color="auto"/>
      </w:divBdr>
    </w:div>
    <w:div w:id="1757091915">
      <w:bodyDiv w:val="1"/>
      <w:marLeft w:val="0"/>
      <w:marRight w:val="0"/>
      <w:marTop w:val="0"/>
      <w:marBottom w:val="0"/>
      <w:divBdr>
        <w:top w:val="none" w:sz="0" w:space="0" w:color="auto"/>
        <w:left w:val="none" w:sz="0" w:space="0" w:color="auto"/>
        <w:bottom w:val="none" w:sz="0" w:space="0" w:color="auto"/>
        <w:right w:val="none" w:sz="0" w:space="0" w:color="auto"/>
      </w:divBdr>
    </w:div>
    <w:div w:id="1761370409">
      <w:bodyDiv w:val="1"/>
      <w:marLeft w:val="0"/>
      <w:marRight w:val="0"/>
      <w:marTop w:val="0"/>
      <w:marBottom w:val="0"/>
      <w:divBdr>
        <w:top w:val="none" w:sz="0" w:space="0" w:color="auto"/>
        <w:left w:val="none" w:sz="0" w:space="0" w:color="auto"/>
        <w:bottom w:val="none" w:sz="0" w:space="0" w:color="auto"/>
        <w:right w:val="none" w:sz="0" w:space="0" w:color="auto"/>
      </w:divBdr>
    </w:div>
    <w:div w:id="1778863764">
      <w:bodyDiv w:val="1"/>
      <w:marLeft w:val="0"/>
      <w:marRight w:val="0"/>
      <w:marTop w:val="0"/>
      <w:marBottom w:val="0"/>
      <w:divBdr>
        <w:top w:val="none" w:sz="0" w:space="0" w:color="auto"/>
        <w:left w:val="none" w:sz="0" w:space="0" w:color="auto"/>
        <w:bottom w:val="none" w:sz="0" w:space="0" w:color="auto"/>
        <w:right w:val="none" w:sz="0" w:space="0" w:color="auto"/>
      </w:divBdr>
    </w:div>
    <w:div w:id="1790584418">
      <w:bodyDiv w:val="1"/>
      <w:marLeft w:val="0"/>
      <w:marRight w:val="0"/>
      <w:marTop w:val="0"/>
      <w:marBottom w:val="0"/>
      <w:divBdr>
        <w:top w:val="none" w:sz="0" w:space="0" w:color="auto"/>
        <w:left w:val="none" w:sz="0" w:space="0" w:color="auto"/>
        <w:bottom w:val="none" w:sz="0" w:space="0" w:color="auto"/>
        <w:right w:val="none" w:sz="0" w:space="0" w:color="auto"/>
      </w:divBdr>
    </w:div>
    <w:div w:id="1791510766">
      <w:bodyDiv w:val="1"/>
      <w:marLeft w:val="0"/>
      <w:marRight w:val="0"/>
      <w:marTop w:val="0"/>
      <w:marBottom w:val="0"/>
      <w:divBdr>
        <w:top w:val="none" w:sz="0" w:space="0" w:color="auto"/>
        <w:left w:val="none" w:sz="0" w:space="0" w:color="auto"/>
        <w:bottom w:val="none" w:sz="0" w:space="0" w:color="auto"/>
        <w:right w:val="none" w:sz="0" w:space="0" w:color="auto"/>
      </w:divBdr>
    </w:div>
    <w:div w:id="1801997575">
      <w:bodyDiv w:val="1"/>
      <w:marLeft w:val="0"/>
      <w:marRight w:val="0"/>
      <w:marTop w:val="0"/>
      <w:marBottom w:val="0"/>
      <w:divBdr>
        <w:top w:val="none" w:sz="0" w:space="0" w:color="auto"/>
        <w:left w:val="none" w:sz="0" w:space="0" w:color="auto"/>
        <w:bottom w:val="none" w:sz="0" w:space="0" w:color="auto"/>
        <w:right w:val="none" w:sz="0" w:space="0" w:color="auto"/>
      </w:divBdr>
    </w:div>
    <w:div w:id="1804106690">
      <w:bodyDiv w:val="1"/>
      <w:marLeft w:val="0"/>
      <w:marRight w:val="0"/>
      <w:marTop w:val="0"/>
      <w:marBottom w:val="0"/>
      <w:divBdr>
        <w:top w:val="none" w:sz="0" w:space="0" w:color="auto"/>
        <w:left w:val="none" w:sz="0" w:space="0" w:color="auto"/>
        <w:bottom w:val="none" w:sz="0" w:space="0" w:color="auto"/>
        <w:right w:val="none" w:sz="0" w:space="0" w:color="auto"/>
      </w:divBdr>
    </w:div>
    <w:div w:id="1826120322">
      <w:bodyDiv w:val="1"/>
      <w:marLeft w:val="0"/>
      <w:marRight w:val="0"/>
      <w:marTop w:val="0"/>
      <w:marBottom w:val="0"/>
      <w:divBdr>
        <w:top w:val="none" w:sz="0" w:space="0" w:color="auto"/>
        <w:left w:val="none" w:sz="0" w:space="0" w:color="auto"/>
        <w:bottom w:val="none" w:sz="0" w:space="0" w:color="auto"/>
        <w:right w:val="none" w:sz="0" w:space="0" w:color="auto"/>
      </w:divBdr>
      <w:divsChild>
        <w:div w:id="367220962">
          <w:marLeft w:val="0"/>
          <w:marRight w:val="0"/>
          <w:marTop w:val="0"/>
          <w:marBottom w:val="0"/>
          <w:divBdr>
            <w:top w:val="none" w:sz="0" w:space="0" w:color="auto"/>
            <w:left w:val="none" w:sz="0" w:space="0" w:color="auto"/>
            <w:bottom w:val="none" w:sz="0" w:space="0" w:color="auto"/>
            <w:right w:val="none" w:sz="0" w:space="0" w:color="auto"/>
          </w:divBdr>
        </w:div>
      </w:divsChild>
    </w:div>
    <w:div w:id="1902667825">
      <w:bodyDiv w:val="1"/>
      <w:marLeft w:val="0"/>
      <w:marRight w:val="0"/>
      <w:marTop w:val="0"/>
      <w:marBottom w:val="0"/>
      <w:divBdr>
        <w:top w:val="none" w:sz="0" w:space="0" w:color="auto"/>
        <w:left w:val="none" w:sz="0" w:space="0" w:color="auto"/>
        <w:bottom w:val="none" w:sz="0" w:space="0" w:color="auto"/>
        <w:right w:val="none" w:sz="0" w:space="0" w:color="auto"/>
      </w:divBdr>
    </w:div>
    <w:div w:id="1923484151">
      <w:bodyDiv w:val="1"/>
      <w:marLeft w:val="0"/>
      <w:marRight w:val="0"/>
      <w:marTop w:val="0"/>
      <w:marBottom w:val="0"/>
      <w:divBdr>
        <w:top w:val="none" w:sz="0" w:space="0" w:color="auto"/>
        <w:left w:val="none" w:sz="0" w:space="0" w:color="auto"/>
        <w:bottom w:val="none" w:sz="0" w:space="0" w:color="auto"/>
        <w:right w:val="none" w:sz="0" w:space="0" w:color="auto"/>
      </w:divBdr>
      <w:divsChild>
        <w:div w:id="192770319">
          <w:marLeft w:val="0"/>
          <w:marRight w:val="0"/>
          <w:marTop w:val="0"/>
          <w:marBottom w:val="0"/>
          <w:divBdr>
            <w:top w:val="none" w:sz="0" w:space="0" w:color="auto"/>
            <w:left w:val="none" w:sz="0" w:space="0" w:color="auto"/>
            <w:bottom w:val="none" w:sz="0" w:space="0" w:color="auto"/>
            <w:right w:val="none" w:sz="0" w:space="0" w:color="auto"/>
          </w:divBdr>
          <w:divsChild>
            <w:div w:id="193373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434946">
      <w:bodyDiv w:val="1"/>
      <w:marLeft w:val="0"/>
      <w:marRight w:val="0"/>
      <w:marTop w:val="0"/>
      <w:marBottom w:val="0"/>
      <w:divBdr>
        <w:top w:val="none" w:sz="0" w:space="0" w:color="auto"/>
        <w:left w:val="none" w:sz="0" w:space="0" w:color="auto"/>
        <w:bottom w:val="none" w:sz="0" w:space="0" w:color="auto"/>
        <w:right w:val="none" w:sz="0" w:space="0" w:color="auto"/>
      </w:divBdr>
    </w:div>
    <w:div w:id="1989361386">
      <w:bodyDiv w:val="1"/>
      <w:marLeft w:val="0"/>
      <w:marRight w:val="0"/>
      <w:marTop w:val="0"/>
      <w:marBottom w:val="0"/>
      <w:divBdr>
        <w:top w:val="none" w:sz="0" w:space="0" w:color="auto"/>
        <w:left w:val="none" w:sz="0" w:space="0" w:color="auto"/>
        <w:bottom w:val="none" w:sz="0" w:space="0" w:color="auto"/>
        <w:right w:val="none" w:sz="0" w:space="0" w:color="auto"/>
      </w:divBdr>
    </w:div>
    <w:div w:id="2063671572">
      <w:bodyDiv w:val="1"/>
      <w:marLeft w:val="0"/>
      <w:marRight w:val="0"/>
      <w:marTop w:val="0"/>
      <w:marBottom w:val="0"/>
      <w:divBdr>
        <w:top w:val="none" w:sz="0" w:space="0" w:color="auto"/>
        <w:left w:val="none" w:sz="0" w:space="0" w:color="auto"/>
        <w:bottom w:val="none" w:sz="0" w:space="0" w:color="auto"/>
        <w:right w:val="none" w:sz="0" w:space="0" w:color="auto"/>
      </w:divBdr>
    </w:div>
    <w:div w:id="2120568124">
      <w:bodyDiv w:val="1"/>
      <w:marLeft w:val="0"/>
      <w:marRight w:val="0"/>
      <w:marTop w:val="0"/>
      <w:marBottom w:val="0"/>
      <w:divBdr>
        <w:top w:val="none" w:sz="0" w:space="0" w:color="auto"/>
        <w:left w:val="none" w:sz="0" w:space="0" w:color="auto"/>
        <w:bottom w:val="none" w:sz="0" w:space="0" w:color="auto"/>
        <w:right w:val="none" w:sz="0" w:space="0" w:color="auto"/>
      </w:divBdr>
    </w:div>
    <w:div w:id="214488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codes.ap.gov.in/accountactivity" TargetMode="External"/><Relationship Id="rId39" Type="http://schemas.openxmlformats.org/officeDocument/2006/relationships/hyperlink" Target="https://www.codes.ap.gov.in/ca_officeheads.aspx" TargetMode="External"/><Relationship Id="rId21" Type="http://schemas.openxmlformats.org/officeDocument/2006/relationships/image" Target="media/image9.png"/><Relationship Id="rId34" Type="http://schemas.openxmlformats.org/officeDocument/2006/relationships/hyperlink" Target="https://www.codes.ap.gov.in/ca_districts" TargetMode="External"/><Relationship Id="rId42" Type="http://schemas.openxmlformats.org/officeDocument/2006/relationships/hyperlink" Target="https://www.codes.ap.gov.in/ca_servicecodes" TargetMode="External"/><Relationship Id="rId47" Type="http://schemas.openxmlformats.org/officeDocument/2006/relationships/hyperlink" Target="https://www.codes.ap.gov.in/co/officeinfo.aspx" TargetMode="External"/><Relationship Id="rId50" Type="http://schemas.openxmlformats.org/officeDocument/2006/relationships/hyperlink" Target="https://www.codes.ap.gov.in/code/fa-icons/css" TargetMode="External"/><Relationship Id="rId55" Type="http://schemas.openxmlformats.org/officeDocument/2006/relationships/hyperlink" Target="https://www.codes.ap.gov.in/css2" TargetMode="External"/><Relationship Id="rId63" Type="http://schemas.openxmlformats.org/officeDocument/2006/relationships/hyperlink" Target="https://www.codes.ap.gov.in/cssco/frstyle.css" TargetMode="External"/><Relationship Id="rId68" Type="http://schemas.openxmlformats.org/officeDocument/2006/relationships/hyperlink" Target="https://www.codes.ap.gov.in/fonts" TargetMode="External"/><Relationship Id="rId76" Type="http://schemas.openxmlformats.org/officeDocument/2006/relationships/hyperlink" Target="https://www.codes.ap.gov.in/hyperlinking" TargetMode="External"/><Relationship Id="rId84" Type="http://schemas.openxmlformats.org/officeDocument/2006/relationships/hyperlink" Target="https://www.codes.ap.gov.in/mandals" TargetMode="External"/><Relationship Id="rId89" Type="http://schemas.openxmlformats.org/officeDocument/2006/relationships/hyperlink" Target="https://www.codes.ap.gov.in/SUHierarchy" TargetMode="External"/><Relationship Id="rId7" Type="http://schemas.openxmlformats.org/officeDocument/2006/relationships/endnotes" Target="endnotes.xml"/><Relationship Id="rId71" Type="http://schemas.openxmlformats.org/officeDocument/2006/relationships/hyperlink" Target="https://www.codes.ap.gov.in/Gad/index"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codes.ap.gov.in/Aooffice" TargetMode="External"/><Relationship Id="rId11" Type="http://schemas.openxmlformats.org/officeDocument/2006/relationships/header" Target="header2.xml"/><Relationship Id="rId24" Type="http://schemas.openxmlformats.org/officeDocument/2006/relationships/footer" Target="footer3.xml"/><Relationship Id="rId32" Type="http://schemas.openxmlformats.org/officeDocument/2006/relationships/hyperlink" Target="https://www.codes.ap.gov.in/ca_aooffice" TargetMode="External"/><Relationship Id="rId37" Type="http://schemas.openxmlformats.org/officeDocument/2006/relationships/hyperlink" Target="https://www.codes.ap.gov.in/ca_mandals" TargetMode="External"/><Relationship Id="rId40" Type="http://schemas.openxmlformats.org/officeDocument/2006/relationships/hyperlink" Target="https://www.codes.ap.gov.in/ca_revenuevillages" TargetMode="External"/><Relationship Id="rId45" Type="http://schemas.openxmlformats.org/officeDocument/2006/relationships/hyperlink" Target="https://www.codes.ap.gov.in/ChangePassword" TargetMode="External"/><Relationship Id="rId53" Type="http://schemas.openxmlformats.org/officeDocument/2006/relationships/hyperlink" Target="https://www.codes.ap.gov.in/Contact" TargetMode="External"/><Relationship Id="rId58" Type="http://schemas.openxmlformats.org/officeDocument/2006/relationships/hyperlink" Target="https://www.codes.ap.gov.in/css2/frstyle.css" TargetMode="External"/><Relationship Id="rId66" Type="http://schemas.openxmlformats.org/officeDocument/2006/relationships/hyperlink" Target="https://www.codes.ap.gov.in/download" TargetMode="External"/><Relationship Id="rId74" Type="http://schemas.openxmlformats.org/officeDocument/2006/relationships/hyperlink" Target="https://www.codes.ap.gov.in/home" TargetMode="External"/><Relationship Id="rId79" Type="http://schemas.openxmlformats.org/officeDocument/2006/relationships/hyperlink" Target="https://www.codes.ap.gov.in/js/fr-admin.min.js" TargetMode="External"/><Relationship Id="rId87" Type="http://schemas.openxmlformats.org/officeDocument/2006/relationships/hyperlink" Target="https://www.codes.ap.gov.in/Profile" TargetMode="External"/><Relationship Id="rId5" Type="http://schemas.openxmlformats.org/officeDocument/2006/relationships/webSettings" Target="webSettings.xml"/><Relationship Id="rId61" Type="http://schemas.openxmlformats.org/officeDocument/2006/relationships/hyperlink" Target="https://www.codes.ap.gov.in/css2/swlalert.js" TargetMode="External"/><Relationship Id="rId82" Type="http://schemas.openxmlformats.org/officeDocument/2006/relationships/hyperlink" Target="https://www.codes.ap.gov.in/Levels" TargetMode="External"/><Relationship Id="rId90" Type="http://schemas.openxmlformats.org/officeDocument/2006/relationships/hyperlink" Target="https://www.codes.ap.gov.in/suoffice"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codes.ap.gov.in/AddNewUser" TargetMode="External"/><Relationship Id="rId30" Type="http://schemas.openxmlformats.org/officeDocument/2006/relationships/hyperlink" Target="https://www.codes.ap.gov.in/assetsco" TargetMode="External"/><Relationship Id="rId35" Type="http://schemas.openxmlformats.org/officeDocument/2006/relationships/hyperlink" Target="https://www.codes.ap.gov.in/ca_HeadsofDep" TargetMode="External"/><Relationship Id="rId43" Type="http://schemas.openxmlformats.org/officeDocument/2006/relationships/hyperlink" Target="https://www.codes.ap.gov.in/ca_StateUnits" TargetMode="External"/><Relationship Id="rId48" Type="http://schemas.openxmlformats.org/officeDocument/2006/relationships/hyperlink" Target="https://www.codes.ap.gov.in/code" TargetMode="External"/><Relationship Id="rId56" Type="http://schemas.openxmlformats.org/officeDocument/2006/relationships/hyperlink" Target="https://www.codes.ap.gov.in/css2/datatable.css" TargetMode="External"/><Relationship Id="rId64" Type="http://schemas.openxmlformats.org/officeDocument/2006/relationships/hyperlink" Target="https://www.codes.ap.gov.in/Default" TargetMode="External"/><Relationship Id="rId69" Type="http://schemas.openxmlformats.org/officeDocument/2006/relationships/hyperlink" Target="https://www.codes.ap.gov.in/Gad" TargetMode="External"/><Relationship Id="rId77" Type="http://schemas.openxmlformats.org/officeDocument/2006/relationships/hyperlink" Target="https://www.codes.ap.gov.in/imagesco" TargetMode="External"/><Relationship Id="rId8" Type="http://schemas.openxmlformats.org/officeDocument/2006/relationships/chart" Target="charts/chart1.xml"/><Relationship Id="rId51" Type="http://schemas.openxmlformats.org/officeDocument/2006/relationships/hyperlink" Target="https://www.codes.ap.gov.in/codesadmin/ca_sectdep" TargetMode="External"/><Relationship Id="rId72" Type="http://schemas.openxmlformats.org/officeDocument/2006/relationships/hyperlink" Target="https://www.codes.ap.gov.in/Gad/index/Dasbboard" TargetMode="External"/><Relationship Id="rId80" Type="http://schemas.openxmlformats.org/officeDocument/2006/relationships/hyperlink" Target="https://www.codes.ap.gov.in/js1/aes.js" TargetMode="External"/><Relationship Id="rId85" Type="http://schemas.openxmlformats.org/officeDocument/2006/relationships/hyperlink" Target="https://www.codes.ap.gov.in/panchayats"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www.codes.ap.gov.in/" TargetMode="External"/><Relationship Id="rId33" Type="http://schemas.openxmlformats.org/officeDocument/2006/relationships/hyperlink" Target="https://www.codes.ap.gov.in/ca_AUOrganisations" TargetMode="External"/><Relationship Id="rId38" Type="http://schemas.openxmlformats.org/officeDocument/2006/relationships/hyperlink" Target="https://www.codes.ap.gov.in/ca_municipalwards" TargetMode="External"/><Relationship Id="rId46" Type="http://schemas.openxmlformats.org/officeDocument/2006/relationships/hyperlink" Target="https://www.codes.ap.gov.in/co" TargetMode="External"/><Relationship Id="rId59" Type="http://schemas.openxmlformats.org/officeDocument/2006/relationships/hyperlink" Target="https://www.codes.ap.gov.in/css2/jqurey31.js" TargetMode="External"/><Relationship Id="rId67" Type="http://schemas.openxmlformats.org/officeDocument/2006/relationships/hyperlink" Target="https://www.codes.ap.gov.in/feedback" TargetMode="External"/><Relationship Id="rId20" Type="http://schemas.openxmlformats.org/officeDocument/2006/relationships/image" Target="media/image8.png"/><Relationship Id="rId41" Type="http://schemas.openxmlformats.org/officeDocument/2006/relationships/hyperlink" Target="https://www.codes.ap.gov.in/ca_sectdep" TargetMode="External"/><Relationship Id="rId54" Type="http://schemas.openxmlformats.org/officeDocument/2006/relationships/hyperlink" Target="https://www.codes.ap.gov.in/copyright" TargetMode="External"/><Relationship Id="rId62" Type="http://schemas.openxmlformats.org/officeDocument/2006/relationships/hyperlink" Target="https://www.codes.ap.gov.in/cssco" TargetMode="External"/><Relationship Id="rId70" Type="http://schemas.openxmlformats.org/officeDocument/2006/relationships/hyperlink" Target="https://www.codes.ap.gov.in/Gad/edit" TargetMode="External"/><Relationship Id="rId75" Type="http://schemas.openxmlformats.org/officeDocument/2006/relationships/hyperlink" Target="https://www.codes.ap.gov.in/home.aspx" TargetMode="External"/><Relationship Id="rId83" Type="http://schemas.openxmlformats.org/officeDocument/2006/relationships/hyperlink" Target="https://www.codes.ap.gov.in/locationscodingsystem" TargetMode="External"/><Relationship Id="rId88" Type="http://schemas.openxmlformats.org/officeDocument/2006/relationships/hyperlink" Target="https://www.codes.ap.gov.in/stateunits"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codes.ap.gov.in/AOHierarchy" TargetMode="External"/><Relationship Id="rId36" Type="http://schemas.openxmlformats.org/officeDocument/2006/relationships/hyperlink" Target="https://www.codes.ap.gov.in/ca_hodoffices" TargetMode="External"/><Relationship Id="rId49" Type="http://schemas.openxmlformats.org/officeDocument/2006/relationships/hyperlink" Target="https://www.codes.ap.gov.in/code/fa-icons" TargetMode="External"/><Relationship Id="rId57" Type="http://schemas.openxmlformats.org/officeDocument/2006/relationships/hyperlink" Target="https://www.codes.ap.gov.in/css2/datatable.js" TargetMode="External"/><Relationship Id="rId10" Type="http://schemas.openxmlformats.org/officeDocument/2006/relationships/footer" Target="footer1.xml"/><Relationship Id="rId31" Type="http://schemas.openxmlformats.org/officeDocument/2006/relationships/hyperlink" Target="https://www.codes.ap.gov.in/assetsco/jquery" TargetMode="External"/><Relationship Id="rId44" Type="http://schemas.openxmlformats.org/officeDocument/2006/relationships/hyperlink" Target="https://www.codes.ap.gov.in/ca_suoffices" TargetMode="External"/><Relationship Id="rId52" Type="http://schemas.openxmlformats.org/officeDocument/2006/relationships/hyperlink" Target="https://www.codes.ap.gov.in/codesadmin/UserRights" TargetMode="External"/><Relationship Id="rId60" Type="http://schemas.openxmlformats.org/officeDocument/2006/relationships/hyperlink" Target="https://www.codes.ap.gov.in/css2/style.css" TargetMode="External"/><Relationship Id="rId65" Type="http://schemas.openxmlformats.org/officeDocument/2006/relationships/hyperlink" Target="https://www.codes.ap.gov.in/districts" TargetMode="External"/><Relationship Id="rId73" Type="http://schemas.openxmlformats.org/officeDocument/2006/relationships/hyperlink" Target="https://www.codes.ap.gov.in/HOHierachy" TargetMode="External"/><Relationship Id="rId78" Type="http://schemas.openxmlformats.org/officeDocument/2006/relationships/hyperlink" Target="https://www.codes.ap.gov.in/js" TargetMode="External"/><Relationship Id="rId81" Type="http://schemas.openxmlformats.org/officeDocument/2006/relationships/hyperlink" Target="https://www.codes.ap.gov.in/js1/custom.js" TargetMode="External"/><Relationship Id="rId86" Type="http://schemas.openxmlformats.org/officeDocument/2006/relationships/hyperlink" Target="https://www.codes.ap.gov.in/privacypolicy" TargetMode="External"/><Relationship Id="rId4" Type="http://schemas.openxmlformats.org/officeDocument/2006/relationships/settings" Target="settings.xml"/><Relationship Id="rId9"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layout/>
    </c:title>
    <c:plotArea>
      <c:layout/>
      <c:pieChart>
        <c:varyColors val="1"/>
        <c:ser>
          <c:idx val="0"/>
          <c:order val="0"/>
          <c:tx>
            <c:strRef>
              <c:f>Sheet1!$B$1</c:f>
              <c:strCache>
                <c:ptCount val="1"/>
                <c:pt idx="0">
                  <c:v>Vulnerability Summary</c:v>
                </c:pt>
              </c:strCache>
            </c:strRef>
          </c:tx>
          <c:dPt>
            <c:idx val="0"/>
            <c:spPr>
              <a:solidFill>
                <a:srgbClr val="FF0000"/>
              </a:solidFill>
            </c:spPr>
          </c:dPt>
          <c:dPt>
            <c:idx val="1"/>
            <c:spPr>
              <a:solidFill>
                <a:srgbClr val="FFC000"/>
              </a:solidFill>
            </c:spPr>
          </c:dPt>
          <c:dPt>
            <c:idx val="2"/>
            <c:spPr>
              <a:solidFill>
                <a:srgbClr val="92D050"/>
              </a:solidFill>
            </c:spPr>
          </c:dPt>
          <c:dLbls>
            <c:showVal val="1"/>
            <c:showLeaderLines val="1"/>
          </c:dLbls>
          <c:cat>
            <c:strRef>
              <c:f>Sheet1!$A$2:$A$4</c:f>
              <c:strCache>
                <c:ptCount val="3"/>
                <c:pt idx="0">
                  <c:v>High</c:v>
                </c:pt>
                <c:pt idx="1">
                  <c:v>Medium</c:v>
                </c:pt>
                <c:pt idx="2">
                  <c:v>Low</c:v>
                </c:pt>
              </c:strCache>
            </c:strRef>
          </c:cat>
          <c:val>
            <c:numRef>
              <c:f>Sheet1!$B$2:$B$4</c:f>
              <c:numCache>
                <c:formatCode>General</c:formatCode>
                <c:ptCount val="3"/>
                <c:pt idx="0">
                  <c:v>2</c:v>
                </c:pt>
                <c:pt idx="1">
                  <c:v>4</c:v>
                </c:pt>
                <c:pt idx="2">
                  <c:v>7</c:v>
                </c:pt>
              </c:numCache>
            </c:numRef>
          </c:val>
        </c:ser>
        <c:firstSliceAng val="0"/>
      </c:pieChart>
    </c:plotArea>
    <c:legend>
      <c:legendPos val="r"/>
      <c:layout/>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5E68F7-1ADA-494A-B40D-1486C667A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3716</TotalTime>
  <Pages>37</Pages>
  <Words>4756</Words>
  <Characters>37236</Characters>
  <Application>Microsoft Office Word</Application>
  <DocSecurity>0</DocSecurity>
  <Lines>310</Lines>
  <Paragraphs>83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41909</CharactersWithSpaces>
  <SharedDoc>false</SharedDoc>
  <HLinks>
    <vt:vector size="60" baseType="variant">
      <vt:variant>
        <vt:i4>1310772</vt:i4>
      </vt:variant>
      <vt:variant>
        <vt:i4>56</vt:i4>
      </vt:variant>
      <vt:variant>
        <vt:i4>0</vt:i4>
      </vt:variant>
      <vt:variant>
        <vt:i4>5</vt:i4>
      </vt:variant>
      <vt:variant>
        <vt:lpwstr/>
      </vt:variant>
      <vt:variant>
        <vt:lpwstr>_Toc335928011</vt:lpwstr>
      </vt:variant>
      <vt:variant>
        <vt:i4>1310772</vt:i4>
      </vt:variant>
      <vt:variant>
        <vt:i4>50</vt:i4>
      </vt:variant>
      <vt:variant>
        <vt:i4>0</vt:i4>
      </vt:variant>
      <vt:variant>
        <vt:i4>5</vt:i4>
      </vt:variant>
      <vt:variant>
        <vt:lpwstr/>
      </vt:variant>
      <vt:variant>
        <vt:lpwstr>_Toc335928010</vt:lpwstr>
      </vt:variant>
      <vt:variant>
        <vt:i4>1376308</vt:i4>
      </vt:variant>
      <vt:variant>
        <vt:i4>44</vt:i4>
      </vt:variant>
      <vt:variant>
        <vt:i4>0</vt:i4>
      </vt:variant>
      <vt:variant>
        <vt:i4>5</vt:i4>
      </vt:variant>
      <vt:variant>
        <vt:lpwstr/>
      </vt:variant>
      <vt:variant>
        <vt:lpwstr>_Toc335928009</vt:lpwstr>
      </vt:variant>
      <vt:variant>
        <vt:i4>1376308</vt:i4>
      </vt:variant>
      <vt:variant>
        <vt:i4>38</vt:i4>
      </vt:variant>
      <vt:variant>
        <vt:i4>0</vt:i4>
      </vt:variant>
      <vt:variant>
        <vt:i4>5</vt:i4>
      </vt:variant>
      <vt:variant>
        <vt:lpwstr/>
      </vt:variant>
      <vt:variant>
        <vt:lpwstr>_Toc335928008</vt:lpwstr>
      </vt:variant>
      <vt:variant>
        <vt:i4>1376308</vt:i4>
      </vt:variant>
      <vt:variant>
        <vt:i4>32</vt:i4>
      </vt:variant>
      <vt:variant>
        <vt:i4>0</vt:i4>
      </vt:variant>
      <vt:variant>
        <vt:i4>5</vt:i4>
      </vt:variant>
      <vt:variant>
        <vt:lpwstr/>
      </vt:variant>
      <vt:variant>
        <vt:lpwstr>_Toc335928007</vt:lpwstr>
      </vt:variant>
      <vt:variant>
        <vt:i4>1376308</vt:i4>
      </vt:variant>
      <vt:variant>
        <vt:i4>26</vt:i4>
      </vt:variant>
      <vt:variant>
        <vt:i4>0</vt:i4>
      </vt:variant>
      <vt:variant>
        <vt:i4>5</vt:i4>
      </vt:variant>
      <vt:variant>
        <vt:lpwstr/>
      </vt:variant>
      <vt:variant>
        <vt:lpwstr>_Toc335928006</vt:lpwstr>
      </vt:variant>
      <vt:variant>
        <vt:i4>1376308</vt:i4>
      </vt:variant>
      <vt:variant>
        <vt:i4>20</vt:i4>
      </vt:variant>
      <vt:variant>
        <vt:i4>0</vt:i4>
      </vt:variant>
      <vt:variant>
        <vt:i4>5</vt:i4>
      </vt:variant>
      <vt:variant>
        <vt:lpwstr/>
      </vt:variant>
      <vt:variant>
        <vt:lpwstr>_Toc335928005</vt:lpwstr>
      </vt:variant>
      <vt:variant>
        <vt:i4>1376308</vt:i4>
      </vt:variant>
      <vt:variant>
        <vt:i4>14</vt:i4>
      </vt:variant>
      <vt:variant>
        <vt:i4>0</vt:i4>
      </vt:variant>
      <vt:variant>
        <vt:i4>5</vt:i4>
      </vt:variant>
      <vt:variant>
        <vt:lpwstr/>
      </vt:variant>
      <vt:variant>
        <vt:lpwstr>_Toc335928004</vt:lpwstr>
      </vt:variant>
      <vt:variant>
        <vt:i4>1376308</vt:i4>
      </vt:variant>
      <vt:variant>
        <vt:i4>8</vt:i4>
      </vt:variant>
      <vt:variant>
        <vt:i4>0</vt:i4>
      </vt:variant>
      <vt:variant>
        <vt:i4>5</vt:i4>
      </vt:variant>
      <vt:variant>
        <vt:lpwstr/>
      </vt:variant>
      <vt:variant>
        <vt:lpwstr>_Toc335928003</vt:lpwstr>
      </vt:variant>
      <vt:variant>
        <vt:i4>1376308</vt:i4>
      </vt:variant>
      <vt:variant>
        <vt:i4>2</vt:i4>
      </vt:variant>
      <vt:variant>
        <vt:i4>0</vt:i4>
      </vt:variant>
      <vt:variant>
        <vt:i4>5</vt:i4>
      </vt:variant>
      <vt:variant>
        <vt:lpwstr/>
      </vt:variant>
      <vt:variant>
        <vt:lpwstr>_Toc335928002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APTSADMIN</dc:creator>
  <cp:lastModifiedBy>admin</cp:lastModifiedBy>
  <cp:revision>205</cp:revision>
  <cp:lastPrinted>2018-07-31T12:27:00Z</cp:lastPrinted>
  <dcterms:created xsi:type="dcterms:W3CDTF">2018-08-21T06:17:00Z</dcterms:created>
  <dcterms:modified xsi:type="dcterms:W3CDTF">2019-07-09T09:26:00Z</dcterms:modified>
</cp:coreProperties>
</file>